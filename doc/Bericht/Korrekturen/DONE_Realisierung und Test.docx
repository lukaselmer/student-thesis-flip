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76F8E1F5" w14:textId="77777777" w:rsidR="008E328B" w:rsidRDefault="008E328B"/>
        <w:p w14:paraId="4501781A"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7D77E492" w14:textId="77777777">
            <w:tc>
              <w:tcPr>
                <w:tcW w:w="7672" w:type="dxa"/>
                <w:tcMar>
                  <w:top w:w="216" w:type="dxa"/>
                  <w:left w:w="115" w:type="dxa"/>
                  <w:bottom w:w="216" w:type="dxa"/>
                  <w:right w:w="115" w:type="dxa"/>
                </w:tcMar>
              </w:tcPr>
              <w:p w14:paraId="64696046" w14:textId="77777777" w:rsidR="001F2A8C" w:rsidRDefault="001F2A8C" w:rsidP="001F2A8C">
                <w:pPr>
                  <w:pStyle w:val="NoSpacing"/>
                  <w:rPr>
                    <w:color w:val="4F81BD" w:themeColor="accent1"/>
                  </w:rPr>
                </w:pPr>
              </w:p>
              <w:p w14:paraId="399F4DAC" w14:textId="77777777"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14:paraId="2F739D12" w14:textId="77777777"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A71926">
                  <w:rPr>
                    <w:noProof/>
                    <w:color w:val="4F4F59"/>
                  </w:rPr>
                  <w:t>20. Dezember 2011</w:t>
                </w:r>
                <w:r w:rsidRPr="000B1504">
                  <w:rPr>
                    <w:color w:val="4F4F59"/>
                  </w:rPr>
                  <w:fldChar w:fldCharType="end"/>
                </w:r>
              </w:p>
              <w:p w14:paraId="015D905D" w14:textId="77777777" w:rsidR="008E328B" w:rsidRDefault="008E328B">
                <w:pPr>
                  <w:pStyle w:val="NoSpacing"/>
                  <w:rPr>
                    <w:color w:val="4F81BD" w:themeColor="accent1"/>
                  </w:rPr>
                </w:pPr>
              </w:p>
            </w:tc>
          </w:tr>
        </w:tbl>
        <w:p w14:paraId="7B88BC5B" w14:textId="77777777"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14:paraId="1F179854" w14:textId="77777777" w:rsidTr="00954D75">
            <w:tc>
              <w:tcPr>
                <w:tcW w:w="7442" w:type="dxa"/>
                <w:tcMar>
                  <w:top w:w="216" w:type="dxa"/>
                  <w:left w:w="115" w:type="dxa"/>
                  <w:bottom w:w="216" w:type="dxa"/>
                  <w:right w:w="115" w:type="dxa"/>
                </w:tcMar>
              </w:tcPr>
              <w:p w14:paraId="47AEFC73" w14:textId="77777777" w:rsidR="00C9533A" w:rsidRDefault="00E011FE"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14:paraId="727ACD7C" w14:textId="77777777"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73B8C1B" w14:textId="77777777"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14:paraId="217D80F0" w14:textId="77777777"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6C29FA8A" w14:textId="77777777"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66C833F4" w14:textId="77777777" w:rsidR="00C62131" w:rsidRDefault="00C62131" w:rsidP="00C62131">
          <w:pPr>
            <w:jc w:val="center"/>
            <w:rPr>
              <w:b/>
              <w:bCs/>
            </w:rPr>
          </w:pPr>
        </w:p>
        <w:p w14:paraId="297DFD65" w14:textId="77777777" w:rsidR="00C62131" w:rsidRDefault="00C62131" w:rsidP="00C62131">
          <w:pPr>
            <w:jc w:val="center"/>
            <w:rPr>
              <w:b/>
              <w:bCs/>
            </w:rPr>
          </w:pPr>
        </w:p>
        <w:p w14:paraId="616ED8CA" w14:textId="77777777" w:rsidR="00C62131" w:rsidRDefault="00C62131" w:rsidP="00EA10FA">
          <w:pPr>
            <w:jc w:val="right"/>
            <w:rPr>
              <w:b/>
              <w:bCs/>
            </w:rPr>
          </w:pPr>
        </w:p>
        <w:p w14:paraId="747FBA10" w14:textId="77777777" w:rsidR="00C62131" w:rsidRDefault="00C62131" w:rsidP="00C62131">
          <w:pPr>
            <w:jc w:val="center"/>
            <w:rPr>
              <w:b/>
              <w:bCs/>
            </w:rPr>
          </w:pPr>
        </w:p>
        <w:p w14:paraId="6311DB3E" w14:textId="77777777" w:rsidR="00C62131" w:rsidRDefault="00C62131" w:rsidP="00C62131">
          <w:pPr>
            <w:jc w:val="center"/>
            <w:rPr>
              <w:b/>
              <w:bCs/>
            </w:rPr>
          </w:pPr>
        </w:p>
        <w:p w14:paraId="3F14B4DD" w14:textId="77777777" w:rsidR="00C62131" w:rsidRDefault="00C62131" w:rsidP="00C62131">
          <w:pPr>
            <w:jc w:val="center"/>
            <w:rPr>
              <w:b/>
              <w:bCs/>
            </w:rPr>
          </w:pPr>
        </w:p>
        <w:p w14:paraId="186B45E0" w14:textId="77777777" w:rsidR="008E328B" w:rsidRDefault="00C62131" w:rsidP="00C62131">
          <w:pPr>
            <w:ind w:firstLine="993"/>
          </w:pPr>
          <w:r>
            <w:rPr>
              <w:b/>
              <w:bCs/>
              <w:noProof/>
              <w:lang w:val="en-US"/>
            </w:rPr>
            <w:drawing>
              <wp:inline distT="0" distB="0" distL="0" distR="0" wp14:anchorId="02B042FF" wp14:editId="3F06ECBB">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14:paraId="66644FB4" w14:textId="77777777" w:rsidR="00A53880" w:rsidRDefault="0075029B" w:rsidP="00E711E0">
      <w:pPr>
        <w:pStyle w:val="Heading1"/>
      </w:pPr>
      <w:bookmarkStart w:id="0" w:name="_Toc312080540"/>
      <w:r>
        <w:lastRenderedPageBreak/>
        <w:t>Dokumentinformationen</w:t>
      </w:r>
      <w:bookmarkEnd w:id="0"/>
    </w:p>
    <w:p w14:paraId="3152A879" w14:textId="77777777" w:rsidR="00B038C9" w:rsidRDefault="00E711E0" w:rsidP="00B038C9">
      <w:pPr>
        <w:pStyle w:val="Heading2"/>
      </w:pPr>
      <w:bookmarkStart w:id="1" w:name="_Toc312080541"/>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14:paraId="16FCFDDF" w14:textId="77777777" w:rsidTr="002D7CD9">
        <w:trPr>
          <w:cnfStyle w:val="100000000000" w:firstRow="1" w:lastRow="0" w:firstColumn="0" w:lastColumn="0" w:oddVBand="0" w:evenVBand="0" w:oddHBand="0" w:evenHBand="0" w:firstRowFirstColumn="0" w:firstRowLastColumn="0" w:lastRowFirstColumn="0" w:lastRowLastColumn="0"/>
        </w:trPr>
        <w:tc>
          <w:tcPr>
            <w:tcW w:w="1138" w:type="dxa"/>
          </w:tcPr>
          <w:p w14:paraId="4B15FC01" w14:textId="77777777" w:rsidR="00887085" w:rsidRDefault="00887085" w:rsidP="00CD60B5">
            <w:r>
              <w:t>Datum</w:t>
            </w:r>
          </w:p>
        </w:tc>
        <w:tc>
          <w:tcPr>
            <w:tcW w:w="993" w:type="dxa"/>
          </w:tcPr>
          <w:p w14:paraId="2571883C" w14:textId="77777777" w:rsidR="00887085" w:rsidRDefault="00887085" w:rsidP="00CD60B5">
            <w:r>
              <w:t>Version</w:t>
            </w:r>
          </w:p>
        </w:tc>
        <w:tc>
          <w:tcPr>
            <w:tcW w:w="4674" w:type="dxa"/>
          </w:tcPr>
          <w:p w14:paraId="0F841F6C" w14:textId="77777777" w:rsidR="00887085" w:rsidRDefault="00887085" w:rsidP="00CD60B5">
            <w:r>
              <w:t>Änderung</w:t>
            </w:r>
          </w:p>
        </w:tc>
        <w:tc>
          <w:tcPr>
            <w:tcW w:w="2303" w:type="dxa"/>
          </w:tcPr>
          <w:p w14:paraId="5AB6197F" w14:textId="77777777" w:rsidR="00887085" w:rsidRDefault="00887085" w:rsidP="00CD60B5">
            <w:r>
              <w:t>Autor</w:t>
            </w:r>
          </w:p>
        </w:tc>
      </w:tr>
      <w:tr w:rsidR="00887085" w:rsidRPr="00F9181E" w14:paraId="4B0D9603" w14:textId="77777777" w:rsidTr="002D7CD9">
        <w:trPr>
          <w:cnfStyle w:val="000000100000" w:firstRow="0" w:lastRow="0" w:firstColumn="0" w:lastColumn="0" w:oddVBand="0" w:evenVBand="0" w:oddHBand="1" w:evenHBand="0" w:firstRowFirstColumn="0" w:firstRowLastColumn="0" w:lastRowFirstColumn="0" w:lastRowLastColumn="0"/>
        </w:trPr>
        <w:tc>
          <w:tcPr>
            <w:tcW w:w="1138" w:type="dxa"/>
          </w:tcPr>
          <w:p w14:paraId="02A41A99" w14:textId="77777777" w:rsidR="00887085" w:rsidRPr="00F9181E" w:rsidRDefault="002B125C" w:rsidP="00CD60B5">
            <w:pPr>
              <w:rPr>
                <w:b/>
              </w:rPr>
            </w:pPr>
            <w:r>
              <w:t>28.10</w:t>
            </w:r>
            <w:r w:rsidR="00887085" w:rsidRPr="00F9181E">
              <w:t>.2011</w:t>
            </w:r>
          </w:p>
        </w:tc>
        <w:tc>
          <w:tcPr>
            <w:tcW w:w="993" w:type="dxa"/>
          </w:tcPr>
          <w:p w14:paraId="6C9D171A" w14:textId="77777777" w:rsidR="00887085" w:rsidRPr="00F9181E" w:rsidRDefault="00887085" w:rsidP="00CD60B5">
            <w:r w:rsidRPr="00F9181E">
              <w:t>1.0</w:t>
            </w:r>
          </w:p>
        </w:tc>
        <w:tc>
          <w:tcPr>
            <w:tcW w:w="4674" w:type="dxa"/>
          </w:tcPr>
          <w:p w14:paraId="618C3123" w14:textId="77777777" w:rsidR="00887085" w:rsidRPr="00F9181E" w:rsidRDefault="00887085" w:rsidP="00CD60B5">
            <w:r w:rsidRPr="00F9181E">
              <w:t>Erste Version des Dokuments</w:t>
            </w:r>
          </w:p>
        </w:tc>
        <w:tc>
          <w:tcPr>
            <w:tcW w:w="2303" w:type="dxa"/>
          </w:tcPr>
          <w:p w14:paraId="5A4603D3" w14:textId="77777777" w:rsidR="00887085" w:rsidRPr="00F9181E" w:rsidRDefault="003E6799" w:rsidP="00CD60B5">
            <w:proofErr w:type="spellStart"/>
            <w:r>
              <w:t>cheidt</w:t>
            </w:r>
            <w:proofErr w:type="spellEnd"/>
          </w:p>
        </w:tc>
      </w:tr>
      <w:tr w:rsidR="003E6799" w:rsidRPr="00F9181E" w14:paraId="6EAF1183" w14:textId="77777777" w:rsidTr="002D7CD9">
        <w:trPr>
          <w:cnfStyle w:val="000000010000" w:firstRow="0" w:lastRow="0" w:firstColumn="0" w:lastColumn="0" w:oddVBand="0" w:evenVBand="0" w:oddHBand="0" w:evenHBand="1" w:firstRowFirstColumn="0" w:firstRowLastColumn="0" w:lastRowFirstColumn="0" w:lastRowLastColumn="0"/>
        </w:trPr>
        <w:tc>
          <w:tcPr>
            <w:tcW w:w="1138" w:type="dxa"/>
          </w:tcPr>
          <w:p w14:paraId="6340BB31" w14:textId="77777777" w:rsidR="003E6799" w:rsidRDefault="003E6799" w:rsidP="00CD60B5">
            <w:r>
              <w:t>31.10.2011</w:t>
            </w:r>
          </w:p>
        </w:tc>
        <w:tc>
          <w:tcPr>
            <w:tcW w:w="993" w:type="dxa"/>
          </w:tcPr>
          <w:p w14:paraId="455A394B" w14:textId="77777777" w:rsidR="003E6799" w:rsidRPr="00F9181E" w:rsidRDefault="003E6799" w:rsidP="00CD60B5">
            <w:r>
              <w:t>1.1</w:t>
            </w:r>
          </w:p>
        </w:tc>
        <w:tc>
          <w:tcPr>
            <w:tcW w:w="4674" w:type="dxa"/>
          </w:tcPr>
          <w:p w14:paraId="3154BAB4" w14:textId="77777777" w:rsidR="003E6799" w:rsidRPr="00F9181E" w:rsidRDefault="003E6799" w:rsidP="00CD60B5">
            <w:r>
              <w:t>Unit Tests hinzugefügt</w:t>
            </w:r>
          </w:p>
        </w:tc>
        <w:tc>
          <w:tcPr>
            <w:tcW w:w="2303" w:type="dxa"/>
          </w:tcPr>
          <w:p w14:paraId="1A8B57AC" w14:textId="77777777" w:rsidR="003E6799" w:rsidRDefault="003E6799" w:rsidP="00CD60B5">
            <w:proofErr w:type="spellStart"/>
            <w:r>
              <w:t>lelmer</w:t>
            </w:r>
            <w:proofErr w:type="spellEnd"/>
          </w:p>
        </w:tc>
      </w:tr>
      <w:tr w:rsidR="00180678" w:rsidRPr="00F9181E" w14:paraId="1BAAFF21" w14:textId="77777777" w:rsidTr="002D7CD9">
        <w:trPr>
          <w:cnfStyle w:val="000000100000" w:firstRow="0" w:lastRow="0" w:firstColumn="0" w:lastColumn="0" w:oddVBand="0" w:evenVBand="0" w:oddHBand="1" w:evenHBand="0" w:firstRowFirstColumn="0" w:firstRowLastColumn="0" w:lastRowFirstColumn="0" w:lastRowLastColumn="0"/>
        </w:trPr>
        <w:tc>
          <w:tcPr>
            <w:tcW w:w="1138" w:type="dxa"/>
          </w:tcPr>
          <w:p w14:paraId="4D3FB8FD" w14:textId="77777777" w:rsidR="00180678" w:rsidRDefault="00180678" w:rsidP="00CD60B5">
            <w:r>
              <w:t>14.11.2011</w:t>
            </w:r>
          </w:p>
        </w:tc>
        <w:tc>
          <w:tcPr>
            <w:tcW w:w="993" w:type="dxa"/>
          </w:tcPr>
          <w:p w14:paraId="20A8990E" w14:textId="77777777" w:rsidR="00180678" w:rsidRDefault="00180678" w:rsidP="00CD60B5">
            <w:r>
              <w:t>1.2</w:t>
            </w:r>
          </w:p>
        </w:tc>
        <w:tc>
          <w:tcPr>
            <w:tcW w:w="4674" w:type="dxa"/>
          </w:tcPr>
          <w:p w14:paraId="7F046B13" w14:textId="77777777" w:rsidR="00180678" w:rsidRDefault="00180678" w:rsidP="00CD60B5">
            <w:r>
              <w:t>System Tests Sprint 4 hinzugefügt</w:t>
            </w:r>
          </w:p>
        </w:tc>
        <w:tc>
          <w:tcPr>
            <w:tcW w:w="2303" w:type="dxa"/>
          </w:tcPr>
          <w:p w14:paraId="678CB28F" w14:textId="77777777" w:rsidR="00180678" w:rsidRDefault="00180678" w:rsidP="00CD60B5">
            <w:proofErr w:type="spellStart"/>
            <w:r>
              <w:t>cheidt</w:t>
            </w:r>
            <w:proofErr w:type="spellEnd"/>
          </w:p>
        </w:tc>
      </w:tr>
      <w:tr w:rsidR="00BE6976" w:rsidRPr="00F9181E" w14:paraId="7C94AA6E" w14:textId="77777777" w:rsidTr="002D7CD9">
        <w:trPr>
          <w:cnfStyle w:val="000000010000" w:firstRow="0" w:lastRow="0" w:firstColumn="0" w:lastColumn="0" w:oddVBand="0" w:evenVBand="0" w:oddHBand="0" w:evenHBand="1" w:firstRowFirstColumn="0" w:firstRowLastColumn="0" w:lastRowFirstColumn="0" w:lastRowLastColumn="0"/>
        </w:trPr>
        <w:tc>
          <w:tcPr>
            <w:tcW w:w="1138" w:type="dxa"/>
          </w:tcPr>
          <w:p w14:paraId="0A0A4D0A" w14:textId="77777777" w:rsidR="00BE6976" w:rsidRDefault="00BE6976" w:rsidP="00CD60B5">
            <w:r>
              <w:t>14.11.2011</w:t>
            </w:r>
          </w:p>
        </w:tc>
        <w:tc>
          <w:tcPr>
            <w:tcW w:w="993" w:type="dxa"/>
          </w:tcPr>
          <w:p w14:paraId="483A2703" w14:textId="77777777" w:rsidR="00BE6976" w:rsidRDefault="00BE6976" w:rsidP="00CD60B5">
            <w:r>
              <w:t>1.3</w:t>
            </w:r>
          </w:p>
        </w:tc>
        <w:tc>
          <w:tcPr>
            <w:tcW w:w="4674" w:type="dxa"/>
          </w:tcPr>
          <w:p w14:paraId="79F788A2" w14:textId="77777777" w:rsidR="00BE6976" w:rsidRDefault="00BE6976" w:rsidP="00CD60B5">
            <w:r>
              <w:t>Unit Tests Sprint 4 hinzugefügt</w:t>
            </w:r>
          </w:p>
        </w:tc>
        <w:tc>
          <w:tcPr>
            <w:tcW w:w="2303" w:type="dxa"/>
          </w:tcPr>
          <w:p w14:paraId="2841BA4B" w14:textId="77777777" w:rsidR="00BE6976" w:rsidRDefault="00BE6976" w:rsidP="00CD60B5">
            <w:proofErr w:type="spellStart"/>
            <w:r>
              <w:t>dtreichl</w:t>
            </w:r>
            <w:proofErr w:type="spellEnd"/>
          </w:p>
        </w:tc>
      </w:tr>
      <w:tr w:rsidR="00750963" w:rsidRPr="00F9181E" w14:paraId="6793C494" w14:textId="77777777" w:rsidTr="002D7CD9">
        <w:trPr>
          <w:cnfStyle w:val="000000100000" w:firstRow="0" w:lastRow="0" w:firstColumn="0" w:lastColumn="0" w:oddVBand="0" w:evenVBand="0" w:oddHBand="1" w:evenHBand="0" w:firstRowFirstColumn="0" w:firstRowLastColumn="0" w:lastRowFirstColumn="0" w:lastRowLastColumn="0"/>
        </w:trPr>
        <w:tc>
          <w:tcPr>
            <w:tcW w:w="1138" w:type="dxa"/>
          </w:tcPr>
          <w:p w14:paraId="6E5B4055" w14:textId="77777777" w:rsidR="00750963" w:rsidRDefault="00BE6976" w:rsidP="00CD60B5">
            <w:r>
              <w:t>28</w:t>
            </w:r>
            <w:r w:rsidR="00750963">
              <w:t>.11.2011</w:t>
            </w:r>
          </w:p>
        </w:tc>
        <w:tc>
          <w:tcPr>
            <w:tcW w:w="993" w:type="dxa"/>
          </w:tcPr>
          <w:p w14:paraId="3DBFFF2E" w14:textId="77777777" w:rsidR="00750963" w:rsidRDefault="00BE6976" w:rsidP="00CD60B5">
            <w:r>
              <w:t>1.4</w:t>
            </w:r>
          </w:p>
        </w:tc>
        <w:tc>
          <w:tcPr>
            <w:tcW w:w="4674" w:type="dxa"/>
          </w:tcPr>
          <w:p w14:paraId="09AD5CC2" w14:textId="77777777" w:rsidR="00750963" w:rsidRDefault="00180678" w:rsidP="00BE6976">
            <w:proofErr w:type="spellStart"/>
            <w:r>
              <w:t>Unit</w:t>
            </w:r>
            <w:r w:rsidR="00BE6976">
              <w:t>&amp;System</w:t>
            </w:r>
            <w:proofErr w:type="spellEnd"/>
            <w:r w:rsidR="00750963">
              <w:t xml:space="preserve"> Tests Sprint </w:t>
            </w:r>
            <w:r w:rsidR="00BE6976">
              <w:t>5</w:t>
            </w:r>
            <w:r w:rsidR="00750963">
              <w:t xml:space="preserve"> hinzugefügt</w:t>
            </w:r>
          </w:p>
        </w:tc>
        <w:tc>
          <w:tcPr>
            <w:tcW w:w="2303" w:type="dxa"/>
          </w:tcPr>
          <w:p w14:paraId="5ACC382C" w14:textId="77777777" w:rsidR="00750963" w:rsidRDefault="00CE17B5" w:rsidP="00180678">
            <w:proofErr w:type="spellStart"/>
            <w:r>
              <w:t>d</w:t>
            </w:r>
            <w:r w:rsidR="00180678">
              <w:t>treichl</w:t>
            </w:r>
            <w:proofErr w:type="spellEnd"/>
          </w:p>
        </w:tc>
      </w:tr>
      <w:tr w:rsidR="00CE17B5" w:rsidRPr="00F9181E" w14:paraId="3DD875E5" w14:textId="77777777" w:rsidTr="002D7CD9">
        <w:trPr>
          <w:cnfStyle w:val="000000010000" w:firstRow="0" w:lastRow="0" w:firstColumn="0" w:lastColumn="0" w:oddVBand="0" w:evenVBand="0" w:oddHBand="0" w:evenHBand="1" w:firstRowFirstColumn="0" w:firstRowLastColumn="0" w:lastRowFirstColumn="0" w:lastRowLastColumn="0"/>
        </w:trPr>
        <w:tc>
          <w:tcPr>
            <w:tcW w:w="1138" w:type="dxa"/>
          </w:tcPr>
          <w:p w14:paraId="2AE93E61" w14:textId="77777777" w:rsidR="00CE17B5" w:rsidRDefault="00CE17B5" w:rsidP="00CD60B5">
            <w:r>
              <w:t>05.12.2011</w:t>
            </w:r>
          </w:p>
        </w:tc>
        <w:tc>
          <w:tcPr>
            <w:tcW w:w="993" w:type="dxa"/>
          </w:tcPr>
          <w:p w14:paraId="510AD632" w14:textId="77777777" w:rsidR="00CE17B5" w:rsidRDefault="00CE17B5" w:rsidP="00CD60B5">
            <w:r>
              <w:t>1.5</w:t>
            </w:r>
          </w:p>
        </w:tc>
        <w:tc>
          <w:tcPr>
            <w:tcW w:w="4674" w:type="dxa"/>
          </w:tcPr>
          <w:p w14:paraId="27C81688" w14:textId="77777777" w:rsidR="00CE17B5" w:rsidRDefault="00CE17B5" w:rsidP="00BE6976">
            <w:r>
              <w:t>Usability Test hinzugefügt</w:t>
            </w:r>
          </w:p>
        </w:tc>
        <w:tc>
          <w:tcPr>
            <w:tcW w:w="2303" w:type="dxa"/>
          </w:tcPr>
          <w:p w14:paraId="42151521" w14:textId="77777777" w:rsidR="00CE17B5" w:rsidRDefault="00711BA4" w:rsidP="00180678">
            <w:proofErr w:type="spellStart"/>
            <w:r>
              <w:t>c</w:t>
            </w:r>
            <w:r w:rsidR="00CE17B5">
              <w:t>heidt</w:t>
            </w:r>
            <w:proofErr w:type="spellEnd"/>
          </w:p>
        </w:tc>
      </w:tr>
      <w:tr w:rsidR="00E75160" w:rsidRPr="00F9181E" w14:paraId="131204F4" w14:textId="77777777" w:rsidTr="00A177BD">
        <w:trPr>
          <w:cnfStyle w:val="000000100000" w:firstRow="0" w:lastRow="0" w:firstColumn="0" w:lastColumn="0" w:oddVBand="0" w:evenVBand="0" w:oddHBand="1" w:evenHBand="0" w:firstRowFirstColumn="0" w:firstRowLastColumn="0" w:lastRowFirstColumn="0" w:lastRowLastColumn="0"/>
        </w:trPr>
        <w:tc>
          <w:tcPr>
            <w:tcW w:w="1138" w:type="dxa"/>
          </w:tcPr>
          <w:p w14:paraId="342FA30A" w14:textId="77777777" w:rsidR="00E75160" w:rsidRDefault="00E75160" w:rsidP="00A177BD">
            <w:r>
              <w:t>11.12.2011</w:t>
            </w:r>
          </w:p>
        </w:tc>
        <w:tc>
          <w:tcPr>
            <w:tcW w:w="993" w:type="dxa"/>
          </w:tcPr>
          <w:p w14:paraId="228E9019" w14:textId="77777777" w:rsidR="00E75160" w:rsidRDefault="00E75160" w:rsidP="00A177BD">
            <w:r>
              <w:t>1.6</w:t>
            </w:r>
          </w:p>
        </w:tc>
        <w:tc>
          <w:tcPr>
            <w:tcW w:w="4674" w:type="dxa"/>
          </w:tcPr>
          <w:p w14:paraId="523AE446" w14:textId="77777777" w:rsidR="00E75160" w:rsidRDefault="00E75160" w:rsidP="00A177BD">
            <w:r>
              <w:t>Test Sprint 6 hinzugefügt</w:t>
            </w:r>
          </w:p>
        </w:tc>
        <w:tc>
          <w:tcPr>
            <w:tcW w:w="2303" w:type="dxa"/>
          </w:tcPr>
          <w:p w14:paraId="38543F6D" w14:textId="77777777" w:rsidR="00E75160" w:rsidRDefault="00E75160" w:rsidP="00A177BD">
            <w:proofErr w:type="spellStart"/>
            <w:r>
              <w:t>lelmer</w:t>
            </w:r>
            <w:proofErr w:type="spellEnd"/>
          </w:p>
        </w:tc>
      </w:tr>
      <w:tr w:rsidR="00711BA4" w:rsidRPr="00F9181E" w14:paraId="5ADA3B9B" w14:textId="77777777" w:rsidTr="002D7CD9">
        <w:trPr>
          <w:cnfStyle w:val="000000010000" w:firstRow="0" w:lastRow="0" w:firstColumn="0" w:lastColumn="0" w:oddVBand="0" w:evenVBand="0" w:oddHBand="0" w:evenHBand="1" w:firstRowFirstColumn="0" w:firstRowLastColumn="0" w:lastRowFirstColumn="0" w:lastRowLastColumn="0"/>
        </w:trPr>
        <w:tc>
          <w:tcPr>
            <w:tcW w:w="1138" w:type="dxa"/>
          </w:tcPr>
          <w:p w14:paraId="3554BBA4" w14:textId="77777777" w:rsidR="00711BA4" w:rsidRDefault="00711BA4" w:rsidP="00CD60B5">
            <w:r>
              <w:t>11.12.2011</w:t>
            </w:r>
          </w:p>
        </w:tc>
        <w:tc>
          <w:tcPr>
            <w:tcW w:w="993" w:type="dxa"/>
          </w:tcPr>
          <w:p w14:paraId="0EAF427F" w14:textId="77777777" w:rsidR="00711BA4" w:rsidRDefault="00E75160" w:rsidP="00CD60B5">
            <w:r>
              <w:t>1.7</w:t>
            </w:r>
          </w:p>
        </w:tc>
        <w:tc>
          <w:tcPr>
            <w:tcW w:w="4674" w:type="dxa"/>
          </w:tcPr>
          <w:p w14:paraId="7496B349" w14:textId="77777777" w:rsidR="00711BA4" w:rsidRDefault="00E75160" w:rsidP="00BE6976">
            <w:r>
              <w:t>Betriebs- und Installationskonzept</w:t>
            </w:r>
          </w:p>
        </w:tc>
        <w:tc>
          <w:tcPr>
            <w:tcW w:w="2303" w:type="dxa"/>
          </w:tcPr>
          <w:p w14:paraId="5468FDB7" w14:textId="77777777" w:rsidR="00711BA4" w:rsidRDefault="00711BA4" w:rsidP="00180678">
            <w:proofErr w:type="spellStart"/>
            <w:r>
              <w:t>lelmer</w:t>
            </w:r>
            <w:proofErr w:type="spellEnd"/>
          </w:p>
        </w:tc>
      </w:tr>
      <w:tr w:rsidR="0002337D" w:rsidRPr="00F9181E" w14:paraId="1310A4CB" w14:textId="77777777" w:rsidTr="002B147E">
        <w:trPr>
          <w:cnfStyle w:val="000000100000" w:firstRow="0" w:lastRow="0" w:firstColumn="0" w:lastColumn="0" w:oddVBand="0" w:evenVBand="0" w:oddHBand="1" w:evenHBand="0" w:firstRowFirstColumn="0" w:firstRowLastColumn="0" w:lastRowFirstColumn="0" w:lastRowLastColumn="0"/>
        </w:trPr>
        <w:tc>
          <w:tcPr>
            <w:tcW w:w="1138" w:type="dxa"/>
          </w:tcPr>
          <w:p w14:paraId="012D9941" w14:textId="77777777" w:rsidR="0002337D" w:rsidRDefault="0002337D" w:rsidP="0002337D">
            <w:r>
              <w:t>12.12.2011</w:t>
            </w:r>
          </w:p>
        </w:tc>
        <w:tc>
          <w:tcPr>
            <w:tcW w:w="993" w:type="dxa"/>
          </w:tcPr>
          <w:p w14:paraId="4D5D1453" w14:textId="77777777" w:rsidR="0002337D" w:rsidRDefault="0002337D" w:rsidP="002B147E">
            <w:r>
              <w:t>1.8</w:t>
            </w:r>
          </w:p>
        </w:tc>
        <w:tc>
          <w:tcPr>
            <w:tcW w:w="4674" w:type="dxa"/>
          </w:tcPr>
          <w:p w14:paraId="06E19976" w14:textId="77777777" w:rsidR="0002337D" w:rsidRDefault="0002337D" w:rsidP="002B147E">
            <w:r w:rsidRPr="00573DF3">
              <w:t>Code Qualität</w:t>
            </w:r>
            <w:r w:rsidR="00E2215B">
              <w:t>, Review</w:t>
            </w:r>
          </w:p>
        </w:tc>
        <w:tc>
          <w:tcPr>
            <w:tcW w:w="2303" w:type="dxa"/>
          </w:tcPr>
          <w:p w14:paraId="17C8F2A0" w14:textId="77777777" w:rsidR="0002337D" w:rsidRDefault="000F0E80" w:rsidP="002B147E">
            <w:proofErr w:type="spellStart"/>
            <w:r>
              <w:t>d</w:t>
            </w:r>
            <w:r w:rsidR="0002337D">
              <w:t>treichl</w:t>
            </w:r>
            <w:proofErr w:type="spellEnd"/>
          </w:p>
        </w:tc>
      </w:tr>
      <w:tr w:rsidR="000F0E80" w:rsidRPr="00F9181E" w14:paraId="1FC21232" w14:textId="77777777" w:rsidTr="002B147E">
        <w:trPr>
          <w:cnfStyle w:val="000000010000" w:firstRow="0" w:lastRow="0" w:firstColumn="0" w:lastColumn="0" w:oddVBand="0" w:evenVBand="0" w:oddHBand="0" w:evenHBand="1" w:firstRowFirstColumn="0" w:firstRowLastColumn="0" w:lastRowFirstColumn="0" w:lastRowLastColumn="0"/>
        </w:trPr>
        <w:tc>
          <w:tcPr>
            <w:tcW w:w="1138" w:type="dxa"/>
          </w:tcPr>
          <w:p w14:paraId="008EA9DC" w14:textId="77777777" w:rsidR="000F0E80" w:rsidRDefault="000F0E80" w:rsidP="000F0E80">
            <w:r>
              <w:t>16.12.2011</w:t>
            </w:r>
          </w:p>
        </w:tc>
        <w:tc>
          <w:tcPr>
            <w:tcW w:w="993" w:type="dxa"/>
          </w:tcPr>
          <w:p w14:paraId="7C17138B" w14:textId="77777777" w:rsidR="000F0E80" w:rsidRDefault="000F0E80" w:rsidP="002B147E">
            <w:r>
              <w:t>1.9</w:t>
            </w:r>
          </w:p>
        </w:tc>
        <w:tc>
          <w:tcPr>
            <w:tcW w:w="4674" w:type="dxa"/>
          </w:tcPr>
          <w:p w14:paraId="1C55A54C" w14:textId="77777777" w:rsidR="000F0E80" w:rsidRPr="00573DF3" w:rsidRDefault="000F0E80" w:rsidP="002B147E">
            <w:r>
              <w:t xml:space="preserve">Code </w:t>
            </w:r>
            <w:proofErr w:type="spellStart"/>
            <w:r>
              <w:t>Metriken</w:t>
            </w:r>
            <w:proofErr w:type="spellEnd"/>
            <w:r>
              <w:t>, Code Reviews</w:t>
            </w:r>
            <w:r w:rsidR="008C2920">
              <w:t>, Tests Sprint 7</w:t>
            </w:r>
          </w:p>
        </w:tc>
        <w:tc>
          <w:tcPr>
            <w:tcW w:w="2303" w:type="dxa"/>
          </w:tcPr>
          <w:p w14:paraId="1CB325E9" w14:textId="77777777" w:rsidR="000F0E80" w:rsidRDefault="000F0E80" w:rsidP="002B147E">
            <w:proofErr w:type="spellStart"/>
            <w:r>
              <w:t>lelmer</w:t>
            </w:r>
            <w:proofErr w:type="spellEnd"/>
          </w:p>
        </w:tc>
      </w:tr>
      <w:tr w:rsidR="00BC0E7B" w:rsidRPr="00F9181E" w14:paraId="621E43A6" w14:textId="77777777" w:rsidTr="009C1DC4">
        <w:trPr>
          <w:cnfStyle w:val="000000100000" w:firstRow="0" w:lastRow="0" w:firstColumn="0" w:lastColumn="0" w:oddVBand="0" w:evenVBand="0" w:oddHBand="1" w:evenHBand="0" w:firstRowFirstColumn="0" w:firstRowLastColumn="0" w:lastRowFirstColumn="0" w:lastRowLastColumn="0"/>
        </w:trPr>
        <w:tc>
          <w:tcPr>
            <w:tcW w:w="1138" w:type="dxa"/>
          </w:tcPr>
          <w:p w14:paraId="7340C4A1" w14:textId="77777777" w:rsidR="00BC0E7B" w:rsidRDefault="00BC0E7B" w:rsidP="009C1DC4">
            <w:r>
              <w:t>19.12.2011</w:t>
            </w:r>
          </w:p>
        </w:tc>
        <w:tc>
          <w:tcPr>
            <w:tcW w:w="993" w:type="dxa"/>
          </w:tcPr>
          <w:p w14:paraId="16C444BC" w14:textId="77777777" w:rsidR="00BC0E7B" w:rsidRDefault="00BC0E7B" w:rsidP="009C1DC4">
            <w:r>
              <w:t>1.10</w:t>
            </w:r>
          </w:p>
        </w:tc>
        <w:tc>
          <w:tcPr>
            <w:tcW w:w="4674" w:type="dxa"/>
          </w:tcPr>
          <w:p w14:paraId="028D97AC" w14:textId="77777777" w:rsidR="00BC0E7B" w:rsidRDefault="00BC0E7B" w:rsidP="009C1DC4">
            <w:r>
              <w:t>Review</w:t>
            </w:r>
          </w:p>
        </w:tc>
        <w:tc>
          <w:tcPr>
            <w:tcW w:w="2303" w:type="dxa"/>
          </w:tcPr>
          <w:p w14:paraId="0D005DE1" w14:textId="77777777" w:rsidR="00BC0E7B" w:rsidRDefault="00BC0E7B" w:rsidP="009C1DC4">
            <w:proofErr w:type="spellStart"/>
            <w:r>
              <w:t>cheidt</w:t>
            </w:r>
            <w:proofErr w:type="spellEnd"/>
          </w:p>
        </w:tc>
      </w:tr>
      <w:tr w:rsidR="00422A72" w:rsidRPr="00F9181E" w14:paraId="392AF3CE" w14:textId="77777777" w:rsidTr="002B147E">
        <w:trPr>
          <w:cnfStyle w:val="000000010000" w:firstRow="0" w:lastRow="0" w:firstColumn="0" w:lastColumn="0" w:oddVBand="0" w:evenVBand="0" w:oddHBand="0" w:evenHBand="1" w:firstRowFirstColumn="0" w:firstRowLastColumn="0" w:lastRowFirstColumn="0" w:lastRowLastColumn="0"/>
        </w:trPr>
        <w:tc>
          <w:tcPr>
            <w:tcW w:w="1138" w:type="dxa"/>
          </w:tcPr>
          <w:p w14:paraId="3E163001" w14:textId="77777777" w:rsidR="00422A72" w:rsidRDefault="00422A72" w:rsidP="000F0E80">
            <w:r>
              <w:t>19.12.2011</w:t>
            </w:r>
          </w:p>
        </w:tc>
        <w:tc>
          <w:tcPr>
            <w:tcW w:w="993" w:type="dxa"/>
          </w:tcPr>
          <w:p w14:paraId="743C78D1" w14:textId="77777777" w:rsidR="00422A72" w:rsidRDefault="00BC0E7B" w:rsidP="002B147E">
            <w:r>
              <w:t>1.11</w:t>
            </w:r>
          </w:p>
        </w:tc>
        <w:tc>
          <w:tcPr>
            <w:tcW w:w="4674" w:type="dxa"/>
          </w:tcPr>
          <w:p w14:paraId="4EF3DDB0" w14:textId="77777777" w:rsidR="00422A72" w:rsidRDefault="00422A72" w:rsidP="002B147E">
            <w:r>
              <w:t>Review</w:t>
            </w:r>
          </w:p>
        </w:tc>
        <w:tc>
          <w:tcPr>
            <w:tcW w:w="2303" w:type="dxa"/>
          </w:tcPr>
          <w:p w14:paraId="7C8C9B33" w14:textId="77777777" w:rsidR="00422A72" w:rsidRDefault="00BC0E7B" w:rsidP="002B147E">
            <w:proofErr w:type="spellStart"/>
            <w:r>
              <w:t>dtreichl</w:t>
            </w:r>
            <w:proofErr w:type="spellEnd"/>
          </w:p>
        </w:tc>
      </w:tr>
    </w:tbl>
    <w:bookmarkStart w:id="2" w:name="_Toc31208054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14:paraId="3FD7FE7A" w14:textId="77777777" w:rsidR="00A06B4F" w:rsidRDefault="00A06B4F" w:rsidP="00A06B4F">
          <w:pPr>
            <w:pStyle w:val="Heading2"/>
          </w:pPr>
          <w:r>
            <w:rPr>
              <w:lang w:val="de-DE"/>
            </w:rPr>
            <w:t>Inhaltsverzeichnis</w:t>
          </w:r>
          <w:bookmarkEnd w:id="2"/>
        </w:p>
        <w:p w14:paraId="5C4A6396" w14:textId="77777777" w:rsidR="001E32E9"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2080540" w:history="1">
            <w:r w:rsidR="001E32E9" w:rsidRPr="009B2F2E">
              <w:rPr>
                <w:rStyle w:val="Hyperlink"/>
                <w:noProof/>
              </w:rPr>
              <w:t>1</w:t>
            </w:r>
            <w:r w:rsidR="001E32E9">
              <w:rPr>
                <w:b w:val="0"/>
                <w:noProof/>
                <w:sz w:val="22"/>
                <w:szCs w:val="22"/>
                <w:lang w:eastAsia="de-CH"/>
              </w:rPr>
              <w:tab/>
            </w:r>
            <w:r w:rsidR="001E32E9" w:rsidRPr="009B2F2E">
              <w:rPr>
                <w:rStyle w:val="Hyperlink"/>
                <w:noProof/>
              </w:rPr>
              <w:t>Dokumentinformationen</w:t>
            </w:r>
            <w:r w:rsidR="001E32E9">
              <w:rPr>
                <w:noProof/>
                <w:webHidden/>
              </w:rPr>
              <w:tab/>
            </w:r>
            <w:r w:rsidR="001E32E9">
              <w:rPr>
                <w:noProof/>
                <w:webHidden/>
              </w:rPr>
              <w:fldChar w:fldCharType="begin"/>
            </w:r>
            <w:r w:rsidR="001E32E9">
              <w:rPr>
                <w:noProof/>
                <w:webHidden/>
              </w:rPr>
              <w:instrText xml:space="preserve"> PAGEREF _Toc312080540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14:paraId="2CDB6675" w14:textId="77777777" w:rsidR="001E32E9" w:rsidRDefault="00E011FE">
          <w:pPr>
            <w:pStyle w:val="TOC2"/>
            <w:tabs>
              <w:tab w:val="left" w:pos="880"/>
              <w:tab w:val="right" w:leader="dot" w:pos="9062"/>
            </w:tabs>
            <w:rPr>
              <w:noProof/>
              <w:sz w:val="22"/>
              <w:szCs w:val="22"/>
              <w:lang w:eastAsia="de-CH"/>
            </w:rPr>
          </w:pPr>
          <w:hyperlink w:anchor="_Toc312080541" w:history="1">
            <w:r w:rsidR="001E32E9" w:rsidRPr="009B2F2E">
              <w:rPr>
                <w:rStyle w:val="Hyperlink"/>
                <w:noProof/>
              </w:rPr>
              <w:t>1.1</w:t>
            </w:r>
            <w:r w:rsidR="001E32E9">
              <w:rPr>
                <w:noProof/>
                <w:sz w:val="22"/>
                <w:szCs w:val="22"/>
                <w:lang w:eastAsia="de-CH"/>
              </w:rPr>
              <w:tab/>
            </w:r>
            <w:r w:rsidR="001E32E9" w:rsidRPr="009B2F2E">
              <w:rPr>
                <w:rStyle w:val="Hyperlink"/>
                <w:noProof/>
              </w:rPr>
              <w:t>Änderungsgeschichte</w:t>
            </w:r>
            <w:r w:rsidR="001E32E9">
              <w:rPr>
                <w:noProof/>
                <w:webHidden/>
              </w:rPr>
              <w:tab/>
            </w:r>
            <w:r w:rsidR="001E32E9">
              <w:rPr>
                <w:noProof/>
                <w:webHidden/>
              </w:rPr>
              <w:fldChar w:fldCharType="begin"/>
            </w:r>
            <w:r w:rsidR="001E32E9">
              <w:rPr>
                <w:noProof/>
                <w:webHidden/>
              </w:rPr>
              <w:instrText xml:space="preserve"> PAGEREF _Toc312080541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14:paraId="77F65EBB" w14:textId="77777777" w:rsidR="001E32E9" w:rsidRDefault="00E011FE">
          <w:pPr>
            <w:pStyle w:val="TOC2"/>
            <w:tabs>
              <w:tab w:val="left" w:pos="880"/>
              <w:tab w:val="right" w:leader="dot" w:pos="9062"/>
            </w:tabs>
            <w:rPr>
              <w:noProof/>
              <w:sz w:val="22"/>
              <w:szCs w:val="22"/>
              <w:lang w:eastAsia="de-CH"/>
            </w:rPr>
          </w:pPr>
          <w:hyperlink w:anchor="_Toc312080542" w:history="1">
            <w:r w:rsidR="001E32E9" w:rsidRPr="009B2F2E">
              <w:rPr>
                <w:rStyle w:val="Hyperlink"/>
                <w:noProof/>
              </w:rPr>
              <w:t>1.2</w:t>
            </w:r>
            <w:r w:rsidR="001E32E9">
              <w:rPr>
                <w:noProof/>
                <w:sz w:val="22"/>
                <w:szCs w:val="22"/>
                <w:lang w:eastAsia="de-CH"/>
              </w:rPr>
              <w:tab/>
            </w:r>
            <w:r w:rsidR="001E32E9" w:rsidRPr="009B2F2E">
              <w:rPr>
                <w:rStyle w:val="Hyperlink"/>
                <w:noProof/>
                <w:lang w:val="de-DE"/>
              </w:rPr>
              <w:t>Inhaltsverzeichnis</w:t>
            </w:r>
            <w:r w:rsidR="001E32E9">
              <w:rPr>
                <w:noProof/>
                <w:webHidden/>
              </w:rPr>
              <w:tab/>
            </w:r>
            <w:r w:rsidR="001E32E9">
              <w:rPr>
                <w:noProof/>
                <w:webHidden/>
              </w:rPr>
              <w:fldChar w:fldCharType="begin"/>
            </w:r>
            <w:r w:rsidR="001E32E9">
              <w:rPr>
                <w:noProof/>
                <w:webHidden/>
              </w:rPr>
              <w:instrText xml:space="preserve"> PAGEREF _Toc312080542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14:paraId="419D3008" w14:textId="77777777" w:rsidR="001E32E9" w:rsidRDefault="00E011FE">
          <w:pPr>
            <w:pStyle w:val="TOC2"/>
            <w:tabs>
              <w:tab w:val="left" w:pos="880"/>
              <w:tab w:val="right" w:leader="dot" w:pos="9062"/>
            </w:tabs>
            <w:rPr>
              <w:noProof/>
              <w:sz w:val="22"/>
              <w:szCs w:val="22"/>
              <w:lang w:eastAsia="de-CH"/>
            </w:rPr>
          </w:pPr>
          <w:hyperlink w:anchor="_Toc312080543" w:history="1">
            <w:r w:rsidR="001E32E9" w:rsidRPr="009B2F2E">
              <w:rPr>
                <w:rStyle w:val="Hyperlink"/>
                <w:noProof/>
              </w:rPr>
              <w:t>1.3</w:t>
            </w:r>
            <w:r w:rsidR="001E32E9">
              <w:rPr>
                <w:noProof/>
                <w:sz w:val="22"/>
                <w:szCs w:val="22"/>
                <w:lang w:eastAsia="de-CH"/>
              </w:rPr>
              <w:tab/>
            </w:r>
            <w:r w:rsidR="001E32E9" w:rsidRPr="009B2F2E">
              <w:rPr>
                <w:rStyle w:val="Hyperlink"/>
                <w:noProof/>
              </w:rPr>
              <w:t>Abbildungsverzeichnis</w:t>
            </w:r>
            <w:r w:rsidR="001E32E9">
              <w:rPr>
                <w:noProof/>
                <w:webHidden/>
              </w:rPr>
              <w:tab/>
            </w:r>
            <w:r w:rsidR="001E32E9">
              <w:rPr>
                <w:noProof/>
                <w:webHidden/>
              </w:rPr>
              <w:fldChar w:fldCharType="begin"/>
            </w:r>
            <w:r w:rsidR="001E32E9">
              <w:rPr>
                <w:noProof/>
                <w:webHidden/>
              </w:rPr>
              <w:instrText xml:space="preserve"> PAGEREF _Toc312080543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14:paraId="464885BD" w14:textId="77777777" w:rsidR="001E32E9" w:rsidRDefault="00E011FE">
          <w:pPr>
            <w:pStyle w:val="TOC2"/>
            <w:tabs>
              <w:tab w:val="left" w:pos="880"/>
              <w:tab w:val="right" w:leader="dot" w:pos="9062"/>
            </w:tabs>
            <w:rPr>
              <w:noProof/>
              <w:sz w:val="22"/>
              <w:szCs w:val="22"/>
              <w:lang w:eastAsia="de-CH"/>
            </w:rPr>
          </w:pPr>
          <w:hyperlink w:anchor="_Toc312080544" w:history="1">
            <w:r w:rsidR="001E32E9" w:rsidRPr="009B2F2E">
              <w:rPr>
                <w:rStyle w:val="Hyperlink"/>
                <w:noProof/>
              </w:rPr>
              <w:t>1.4</w:t>
            </w:r>
            <w:r w:rsidR="001E32E9">
              <w:rPr>
                <w:noProof/>
                <w:sz w:val="22"/>
                <w:szCs w:val="22"/>
                <w:lang w:eastAsia="de-CH"/>
              </w:rPr>
              <w:tab/>
            </w:r>
            <w:r w:rsidR="001E32E9" w:rsidRPr="009B2F2E">
              <w:rPr>
                <w:rStyle w:val="Hyperlink"/>
                <w:noProof/>
              </w:rPr>
              <w:t>Tabellenverzeichnis</w:t>
            </w:r>
            <w:r w:rsidR="001E32E9">
              <w:rPr>
                <w:noProof/>
                <w:webHidden/>
              </w:rPr>
              <w:tab/>
            </w:r>
            <w:r w:rsidR="001E32E9">
              <w:rPr>
                <w:noProof/>
                <w:webHidden/>
              </w:rPr>
              <w:fldChar w:fldCharType="begin"/>
            </w:r>
            <w:r w:rsidR="001E32E9">
              <w:rPr>
                <w:noProof/>
                <w:webHidden/>
              </w:rPr>
              <w:instrText xml:space="preserve"> PAGEREF _Toc312080544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14:paraId="673F6D8A" w14:textId="77777777" w:rsidR="001E32E9" w:rsidRDefault="00E011FE">
          <w:pPr>
            <w:pStyle w:val="TOC1"/>
            <w:tabs>
              <w:tab w:val="left" w:pos="440"/>
              <w:tab w:val="right" w:leader="dot" w:pos="9062"/>
            </w:tabs>
            <w:rPr>
              <w:b w:val="0"/>
              <w:noProof/>
              <w:sz w:val="22"/>
              <w:szCs w:val="22"/>
              <w:lang w:eastAsia="de-CH"/>
            </w:rPr>
          </w:pPr>
          <w:hyperlink w:anchor="_Toc312080545" w:history="1">
            <w:r w:rsidR="001E32E9" w:rsidRPr="009B2F2E">
              <w:rPr>
                <w:rStyle w:val="Hyperlink"/>
                <w:noProof/>
              </w:rPr>
              <w:t>2</w:t>
            </w:r>
            <w:r w:rsidR="001E32E9">
              <w:rPr>
                <w:b w:val="0"/>
                <w:noProof/>
                <w:sz w:val="22"/>
                <w:szCs w:val="22"/>
                <w:lang w:eastAsia="de-CH"/>
              </w:rPr>
              <w:tab/>
            </w:r>
            <w:r w:rsidR="001E32E9" w:rsidRPr="009B2F2E">
              <w:rPr>
                <w:rStyle w:val="Hyperlink"/>
                <w:noProof/>
              </w:rPr>
              <w:t>Tests</w:t>
            </w:r>
            <w:r w:rsidR="001E32E9">
              <w:rPr>
                <w:noProof/>
                <w:webHidden/>
              </w:rPr>
              <w:tab/>
            </w:r>
            <w:r w:rsidR="001E32E9">
              <w:rPr>
                <w:noProof/>
                <w:webHidden/>
              </w:rPr>
              <w:fldChar w:fldCharType="begin"/>
            </w:r>
            <w:r w:rsidR="001E32E9">
              <w:rPr>
                <w:noProof/>
                <w:webHidden/>
              </w:rPr>
              <w:instrText xml:space="preserve"> PAGEREF _Toc312080545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14:paraId="075A24B9" w14:textId="77777777" w:rsidR="001E32E9" w:rsidRDefault="00E011FE">
          <w:pPr>
            <w:pStyle w:val="TOC2"/>
            <w:tabs>
              <w:tab w:val="left" w:pos="880"/>
              <w:tab w:val="right" w:leader="dot" w:pos="9062"/>
            </w:tabs>
            <w:rPr>
              <w:noProof/>
              <w:sz w:val="22"/>
              <w:szCs w:val="22"/>
              <w:lang w:eastAsia="de-CH"/>
            </w:rPr>
          </w:pPr>
          <w:hyperlink w:anchor="_Toc312080546" w:history="1">
            <w:r w:rsidR="001E32E9" w:rsidRPr="009B2F2E">
              <w:rPr>
                <w:rStyle w:val="Hyperlink"/>
                <w:noProof/>
              </w:rPr>
              <w:t>2.1</w:t>
            </w:r>
            <w:r w:rsidR="001E32E9">
              <w:rPr>
                <w:noProof/>
                <w:sz w:val="22"/>
                <w:szCs w:val="22"/>
                <w:lang w:eastAsia="de-CH"/>
              </w:rPr>
              <w:tab/>
            </w:r>
            <w:r w:rsidR="001E32E9" w:rsidRPr="009B2F2E">
              <w:rPr>
                <w:rStyle w:val="Hyperlink"/>
                <w:noProof/>
              </w:rPr>
              <w:t>Unit Tests</w:t>
            </w:r>
            <w:r w:rsidR="001E32E9">
              <w:rPr>
                <w:noProof/>
                <w:webHidden/>
              </w:rPr>
              <w:tab/>
            </w:r>
            <w:r w:rsidR="001E32E9">
              <w:rPr>
                <w:noProof/>
                <w:webHidden/>
              </w:rPr>
              <w:fldChar w:fldCharType="begin"/>
            </w:r>
            <w:r w:rsidR="001E32E9">
              <w:rPr>
                <w:noProof/>
                <w:webHidden/>
              </w:rPr>
              <w:instrText xml:space="preserve"> PAGEREF _Toc312080546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14:paraId="283F7BAA" w14:textId="77777777" w:rsidR="001E32E9" w:rsidRDefault="00E011FE">
          <w:pPr>
            <w:pStyle w:val="TOC3"/>
            <w:tabs>
              <w:tab w:val="left" w:pos="1100"/>
              <w:tab w:val="right" w:leader="dot" w:pos="9062"/>
            </w:tabs>
            <w:rPr>
              <w:noProof/>
              <w:sz w:val="22"/>
            </w:rPr>
          </w:pPr>
          <w:hyperlink w:anchor="_Toc312080547" w:history="1">
            <w:r w:rsidR="001E32E9" w:rsidRPr="009B2F2E">
              <w:rPr>
                <w:rStyle w:val="Hyperlink"/>
                <w:noProof/>
              </w:rPr>
              <w:t>2.1.1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_Toc312080547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14:paraId="2677F3EA" w14:textId="77777777" w:rsidR="001E32E9" w:rsidRDefault="00E011FE">
          <w:pPr>
            <w:pStyle w:val="TOC3"/>
            <w:tabs>
              <w:tab w:val="left" w:pos="1100"/>
              <w:tab w:val="right" w:leader="dot" w:pos="9062"/>
            </w:tabs>
            <w:rPr>
              <w:noProof/>
              <w:sz w:val="22"/>
            </w:rPr>
          </w:pPr>
          <w:hyperlink w:anchor="_Toc312080548" w:history="1">
            <w:r w:rsidR="001E32E9" w:rsidRPr="009B2F2E">
              <w:rPr>
                <w:rStyle w:val="Hyperlink"/>
                <w:noProof/>
              </w:rPr>
              <w:t>2.1.2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_Toc312080548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14:paraId="62D5129A" w14:textId="77777777" w:rsidR="001E32E9" w:rsidRDefault="00E011FE">
          <w:pPr>
            <w:pStyle w:val="TOC3"/>
            <w:tabs>
              <w:tab w:val="left" w:pos="1100"/>
              <w:tab w:val="right" w:leader="dot" w:pos="9062"/>
            </w:tabs>
            <w:rPr>
              <w:noProof/>
              <w:sz w:val="22"/>
            </w:rPr>
          </w:pPr>
          <w:hyperlink w:anchor="_Toc312080549" w:history="1">
            <w:r w:rsidR="001E32E9" w:rsidRPr="009B2F2E">
              <w:rPr>
                <w:rStyle w:val="Hyperlink"/>
                <w:noProof/>
              </w:rPr>
              <w:t>2.1.3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_Toc312080549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14:paraId="2337796F" w14:textId="77777777" w:rsidR="001E32E9" w:rsidRDefault="00E011FE">
          <w:pPr>
            <w:pStyle w:val="TOC3"/>
            <w:tabs>
              <w:tab w:val="left" w:pos="1100"/>
              <w:tab w:val="right" w:leader="dot" w:pos="9062"/>
            </w:tabs>
            <w:rPr>
              <w:noProof/>
              <w:sz w:val="22"/>
            </w:rPr>
          </w:pPr>
          <w:hyperlink w:anchor="_Toc312080550" w:history="1">
            <w:r w:rsidR="001E32E9" w:rsidRPr="009B2F2E">
              <w:rPr>
                <w:rStyle w:val="Hyperlink"/>
                <w:noProof/>
              </w:rPr>
              <w:t>2.1.4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_Toc312080550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14:paraId="223A68D9" w14:textId="77777777" w:rsidR="001E32E9" w:rsidRDefault="00E011FE">
          <w:pPr>
            <w:pStyle w:val="TOC3"/>
            <w:tabs>
              <w:tab w:val="left" w:pos="1100"/>
              <w:tab w:val="right" w:leader="dot" w:pos="9062"/>
            </w:tabs>
            <w:rPr>
              <w:noProof/>
              <w:sz w:val="22"/>
            </w:rPr>
          </w:pPr>
          <w:hyperlink w:anchor="_Toc312080551" w:history="1">
            <w:r w:rsidR="001E32E9" w:rsidRPr="009B2F2E">
              <w:rPr>
                <w:rStyle w:val="Hyperlink"/>
                <w:noProof/>
              </w:rPr>
              <w:t>2.1.5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14:paraId="35D51849" w14:textId="77777777" w:rsidR="001E32E9" w:rsidRDefault="00E011FE">
          <w:pPr>
            <w:pStyle w:val="TOC2"/>
            <w:tabs>
              <w:tab w:val="left" w:pos="880"/>
              <w:tab w:val="right" w:leader="dot" w:pos="9062"/>
            </w:tabs>
            <w:rPr>
              <w:noProof/>
              <w:sz w:val="22"/>
              <w:szCs w:val="22"/>
              <w:lang w:eastAsia="de-CH"/>
            </w:rPr>
          </w:pPr>
          <w:hyperlink w:anchor="_Toc312080552" w:history="1">
            <w:r w:rsidR="001E32E9" w:rsidRPr="009B2F2E">
              <w:rPr>
                <w:rStyle w:val="Hyperlink"/>
                <w:noProof/>
              </w:rPr>
              <w:t>2.2</w:t>
            </w:r>
            <w:r w:rsidR="001E32E9">
              <w:rPr>
                <w:noProof/>
                <w:sz w:val="22"/>
                <w:szCs w:val="22"/>
                <w:lang w:eastAsia="de-CH"/>
              </w:rPr>
              <w:tab/>
            </w:r>
            <w:r w:rsidR="001E32E9" w:rsidRPr="009B2F2E">
              <w:rPr>
                <w:rStyle w:val="Hyperlink"/>
                <w:noProof/>
              </w:rPr>
              <w:t>System Tests</w:t>
            </w:r>
            <w:r w:rsidR="001E32E9">
              <w:rPr>
                <w:noProof/>
                <w:webHidden/>
              </w:rPr>
              <w:tab/>
            </w:r>
            <w:r w:rsidR="001E32E9">
              <w:rPr>
                <w:noProof/>
                <w:webHidden/>
              </w:rPr>
              <w:fldChar w:fldCharType="begin"/>
            </w:r>
            <w:r w:rsidR="001E32E9">
              <w:rPr>
                <w:noProof/>
                <w:webHidden/>
              </w:rPr>
              <w:instrText xml:space="preserve"> PAGEREF _Toc312080552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14:paraId="4B117EFD" w14:textId="77777777" w:rsidR="001E32E9" w:rsidRDefault="00E011FE">
          <w:pPr>
            <w:pStyle w:val="TOC3"/>
            <w:tabs>
              <w:tab w:val="left" w:pos="1100"/>
              <w:tab w:val="right" w:leader="dot" w:pos="9062"/>
            </w:tabs>
            <w:rPr>
              <w:noProof/>
              <w:sz w:val="22"/>
            </w:rPr>
          </w:pPr>
          <w:hyperlink w:anchor="_Toc312080553" w:history="1">
            <w:r w:rsidR="001E32E9" w:rsidRPr="009B2F2E">
              <w:rPr>
                <w:rStyle w:val="Hyperlink"/>
                <w:noProof/>
              </w:rPr>
              <w:t>2.2.1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_Toc312080553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14:paraId="79417AE9" w14:textId="77777777" w:rsidR="001E32E9" w:rsidRDefault="00E011FE">
          <w:pPr>
            <w:pStyle w:val="TOC3"/>
            <w:tabs>
              <w:tab w:val="left" w:pos="1100"/>
              <w:tab w:val="right" w:leader="dot" w:pos="9062"/>
            </w:tabs>
            <w:rPr>
              <w:noProof/>
              <w:sz w:val="22"/>
            </w:rPr>
          </w:pPr>
          <w:hyperlink w:anchor="_Toc312080554" w:history="1">
            <w:r w:rsidR="001E32E9" w:rsidRPr="009B2F2E">
              <w:rPr>
                <w:rStyle w:val="Hyperlink"/>
                <w:noProof/>
              </w:rPr>
              <w:t>2.2.2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_Toc312080554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14:paraId="60153607" w14:textId="77777777" w:rsidR="001E32E9" w:rsidRDefault="00E011FE">
          <w:pPr>
            <w:pStyle w:val="TOC3"/>
            <w:tabs>
              <w:tab w:val="left" w:pos="1100"/>
              <w:tab w:val="right" w:leader="dot" w:pos="9062"/>
            </w:tabs>
            <w:rPr>
              <w:noProof/>
              <w:sz w:val="22"/>
            </w:rPr>
          </w:pPr>
          <w:hyperlink w:anchor="_Toc312080555" w:history="1">
            <w:r w:rsidR="001E32E9" w:rsidRPr="009B2F2E">
              <w:rPr>
                <w:rStyle w:val="Hyperlink"/>
                <w:noProof/>
              </w:rPr>
              <w:t>2.2.3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_Toc312080555 \h </w:instrText>
            </w:r>
            <w:r w:rsidR="001E32E9">
              <w:rPr>
                <w:noProof/>
                <w:webHidden/>
              </w:rPr>
            </w:r>
            <w:r w:rsidR="001E32E9">
              <w:rPr>
                <w:noProof/>
                <w:webHidden/>
              </w:rPr>
              <w:fldChar w:fldCharType="separate"/>
            </w:r>
            <w:r w:rsidR="001E32E9">
              <w:rPr>
                <w:noProof/>
                <w:webHidden/>
              </w:rPr>
              <w:t>12</w:t>
            </w:r>
            <w:r w:rsidR="001E32E9">
              <w:rPr>
                <w:noProof/>
                <w:webHidden/>
              </w:rPr>
              <w:fldChar w:fldCharType="end"/>
            </w:r>
          </w:hyperlink>
        </w:p>
        <w:p w14:paraId="28C68E46" w14:textId="77777777" w:rsidR="001E32E9" w:rsidRDefault="00E011FE">
          <w:pPr>
            <w:pStyle w:val="TOC3"/>
            <w:tabs>
              <w:tab w:val="left" w:pos="1100"/>
              <w:tab w:val="right" w:leader="dot" w:pos="9062"/>
            </w:tabs>
            <w:rPr>
              <w:noProof/>
              <w:sz w:val="22"/>
            </w:rPr>
          </w:pPr>
          <w:hyperlink w:anchor="_Toc312080556" w:history="1">
            <w:r w:rsidR="001E32E9" w:rsidRPr="009B2F2E">
              <w:rPr>
                <w:rStyle w:val="Hyperlink"/>
                <w:noProof/>
              </w:rPr>
              <w:t>2.2.4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_Toc312080556 \h </w:instrText>
            </w:r>
            <w:r w:rsidR="001E32E9">
              <w:rPr>
                <w:noProof/>
                <w:webHidden/>
              </w:rPr>
            </w:r>
            <w:r w:rsidR="001E32E9">
              <w:rPr>
                <w:noProof/>
                <w:webHidden/>
              </w:rPr>
              <w:fldChar w:fldCharType="separate"/>
            </w:r>
            <w:r w:rsidR="001E32E9">
              <w:rPr>
                <w:noProof/>
                <w:webHidden/>
              </w:rPr>
              <w:t>13</w:t>
            </w:r>
            <w:r w:rsidR="001E32E9">
              <w:rPr>
                <w:noProof/>
                <w:webHidden/>
              </w:rPr>
              <w:fldChar w:fldCharType="end"/>
            </w:r>
          </w:hyperlink>
        </w:p>
        <w:p w14:paraId="644CE433" w14:textId="77777777" w:rsidR="001E32E9" w:rsidRDefault="00E011FE">
          <w:pPr>
            <w:pStyle w:val="TOC3"/>
            <w:tabs>
              <w:tab w:val="left" w:pos="1100"/>
              <w:tab w:val="right" w:leader="dot" w:pos="9062"/>
            </w:tabs>
            <w:rPr>
              <w:noProof/>
              <w:sz w:val="22"/>
            </w:rPr>
          </w:pPr>
          <w:hyperlink w:anchor="_Toc312080557" w:history="1">
            <w:r w:rsidR="001E32E9" w:rsidRPr="009B2F2E">
              <w:rPr>
                <w:rStyle w:val="Hyperlink"/>
                <w:noProof/>
              </w:rPr>
              <w:t>2.2.5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_Toc312080557 \h </w:instrText>
            </w:r>
            <w:r w:rsidR="001E32E9">
              <w:rPr>
                <w:noProof/>
                <w:webHidden/>
              </w:rPr>
            </w:r>
            <w:r w:rsidR="001E32E9">
              <w:rPr>
                <w:noProof/>
                <w:webHidden/>
              </w:rPr>
              <w:fldChar w:fldCharType="separate"/>
            </w:r>
            <w:r w:rsidR="001E32E9">
              <w:rPr>
                <w:noProof/>
                <w:webHidden/>
              </w:rPr>
              <w:t>14</w:t>
            </w:r>
            <w:r w:rsidR="001E32E9">
              <w:rPr>
                <w:noProof/>
                <w:webHidden/>
              </w:rPr>
              <w:fldChar w:fldCharType="end"/>
            </w:r>
          </w:hyperlink>
        </w:p>
        <w:p w14:paraId="74DB7162" w14:textId="77777777" w:rsidR="001E32E9" w:rsidRDefault="00E011FE">
          <w:pPr>
            <w:pStyle w:val="TOC2"/>
            <w:tabs>
              <w:tab w:val="left" w:pos="880"/>
              <w:tab w:val="right" w:leader="dot" w:pos="9062"/>
            </w:tabs>
            <w:rPr>
              <w:noProof/>
              <w:sz w:val="22"/>
              <w:szCs w:val="22"/>
              <w:lang w:eastAsia="de-CH"/>
            </w:rPr>
          </w:pPr>
          <w:hyperlink w:anchor="_Toc312080558" w:history="1">
            <w:r w:rsidR="001E32E9" w:rsidRPr="009B2F2E">
              <w:rPr>
                <w:rStyle w:val="Hyperlink"/>
                <w:noProof/>
              </w:rPr>
              <w:t>2.3</w:t>
            </w:r>
            <w:r w:rsidR="001E32E9">
              <w:rPr>
                <w:noProof/>
                <w:sz w:val="22"/>
                <w:szCs w:val="22"/>
                <w:lang w:eastAsia="de-CH"/>
              </w:rPr>
              <w:tab/>
            </w:r>
            <w:r w:rsidR="001E32E9" w:rsidRPr="009B2F2E">
              <w:rPr>
                <w:rStyle w:val="Hyperlink"/>
                <w:noProof/>
              </w:rPr>
              <w:t>Usability Test</w:t>
            </w:r>
            <w:r w:rsidR="001E32E9">
              <w:rPr>
                <w:noProof/>
                <w:webHidden/>
              </w:rPr>
              <w:tab/>
            </w:r>
            <w:r w:rsidR="001E32E9">
              <w:rPr>
                <w:noProof/>
                <w:webHidden/>
              </w:rPr>
              <w:fldChar w:fldCharType="begin"/>
            </w:r>
            <w:r w:rsidR="001E32E9">
              <w:rPr>
                <w:noProof/>
                <w:webHidden/>
              </w:rPr>
              <w:instrText xml:space="preserve"> PAGEREF _Toc312080558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14:paraId="2199BC48" w14:textId="77777777" w:rsidR="001E32E9" w:rsidRDefault="00E011FE">
          <w:pPr>
            <w:pStyle w:val="TOC3"/>
            <w:tabs>
              <w:tab w:val="left" w:pos="1100"/>
              <w:tab w:val="right" w:leader="dot" w:pos="9062"/>
            </w:tabs>
            <w:rPr>
              <w:noProof/>
              <w:sz w:val="22"/>
            </w:rPr>
          </w:pPr>
          <w:hyperlink w:anchor="_Toc312080559" w:history="1">
            <w:r w:rsidR="001E32E9" w:rsidRPr="009B2F2E">
              <w:rPr>
                <w:rStyle w:val="Hyperlink"/>
                <w:noProof/>
              </w:rPr>
              <w:t>2.3.1</w:t>
            </w:r>
            <w:r w:rsidR="001E32E9">
              <w:rPr>
                <w:noProof/>
                <w:sz w:val="22"/>
              </w:rPr>
              <w:tab/>
            </w:r>
            <w:r w:rsidR="001E32E9" w:rsidRPr="009B2F2E">
              <w:rPr>
                <w:rStyle w:val="Hyperlink"/>
                <w:noProof/>
              </w:rPr>
              <w:t>Testszenario</w:t>
            </w:r>
            <w:r w:rsidR="001E32E9">
              <w:rPr>
                <w:noProof/>
                <w:webHidden/>
              </w:rPr>
              <w:tab/>
            </w:r>
            <w:r w:rsidR="001E32E9">
              <w:rPr>
                <w:noProof/>
                <w:webHidden/>
              </w:rPr>
              <w:fldChar w:fldCharType="begin"/>
            </w:r>
            <w:r w:rsidR="001E32E9">
              <w:rPr>
                <w:noProof/>
                <w:webHidden/>
              </w:rPr>
              <w:instrText xml:space="preserve"> PAGEREF _Toc312080559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14:paraId="21D8DD6A" w14:textId="77777777" w:rsidR="001E32E9" w:rsidRDefault="00E011FE">
          <w:pPr>
            <w:pStyle w:val="TOC3"/>
            <w:tabs>
              <w:tab w:val="left" w:pos="1100"/>
              <w:tab w:val="right" w:leader="dot" w:pos="9062"/>
            </w:tabs>
            <w:rPr>
              <w:noProof/>
              <w:sz w:val="22"/>
            </w:rPr>
          </w:pPr>
          <w:hyperlink w:anchor="_Toc312080560" w:history="1">
            <w:r w:rsidR="001E32E9" w:rsidRPr="009B2F2E">
              <w:rPr>
                <w:rStyle w:val="Hyperlink"/>
                <w:noProof/>
              </w:rPr>
              <w:t>2.3.2</w:t>
            </w:r>
            <w:r w:rsidR="001E32E9">
              <w:rPr>
                <w:noProof/>
                <w:sz w:val="22"/>
              </w:rPr>
              <w:tab/>
            </w:r>
            <w:r w:rsidR="001E32E9" w:rsidRPr="009B2F2E">
              <w:rPr>
                <w:rStyle w:val="Hyperlink"/>
                <w:noProof/>
              </w:rPr>
              <w:t>Kriterien</w:t>
            </w:r>
            <w:r w:rsidR="001E32E9">
              <w:rPr>
                <w:noProof/>
                <w:webHidden/>
              </w:rPr>
              <w:tab/>
            </w:r>
            <w:r w:rsidR="001E32E9">
              <w:rPr>
                <w:noProof/>
                <w:webHidden/>
              </w:rPr>
              <w:fldChar w:fldCharType="begin"/>
            </w:r>
            <w:r w:rsidR="001E32E9">
              <w:rPr>
                <w:noProof/>
                <w:webHidden/>
              </w:rPr>
              <w:instrText xml:space="preserve"> PAGEREF _Toc312080560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14:paraId="17B2FB62" w14:textId="77777777" w:rsidR="001E32E9" w:rsidRDefault="00E011FE">
          <w:pPr>
            <w:pStyle w:val="TOC3"/>
            <w:tabs>
              <w:tab w:val="left" w:pos="1100"/>
              <w:tab w:val="right" w:leader="dot" w:pos="9062"/>
            </w:tabs>
            <w:rPr>
              <w:noProof/>
              <w:sz w:val="22"/>
            </w:rPr>
          </w:pPr>
          <w:hyperlink w:anchor="_Toc312080561" w:history="1">
            <w:r w:rsidR="001E32E9" w:rsidRPr="009B2F2E">
              <w:rPr>
                <w:rStyle w:val="Hyperlink"/>
                <w:noProof/>
              </w:rPr>
              <w:t>2.3.3</w:t>
            </w:r>
            <w:r w:rsidR="001E32E9">
              <w:rPr>
                <w:noProof/>
                <w:sz w:val="22"/>
              </w:rPr>
              <w:tab/>
            </w:r>
            <w:r w:rsidR="001E32E9" w:rsidRPr="009B2F2E">
              <w:rPr>
                <w:rStyle w:val="Hyperlink"/>
                <w:noProof/>
              </w:rPr>
              <w:t>Testpersonen</w:t>
            </w:r>
            <w:r w:rsidR="001E32E9">
              <w:rPr>
                <w:noProof/>
                <w:webHidden/>
              </w:rPr>
              <w:tab/>
            </w:r>
            <w:r w:rsidR="001E32E9">
              <w:rPr>
                <w:noProof/>
                <w:webHidden/>
              </w:rPr>
              <w:fldChar w:fldCharType="begin"/>
            </w:r>
            <w:r w:rsidR="001E32E9">
              <w:rPr>
                <w:noProof/>
                <w:webHidden/>
              </w:rPr>
              <w:instrText xml:space="preserve"> PAGEREF _Toc312080561 \h </w:instrText>
            </w:r>
            <w:r w:rsidR="001E32E9">
              <w:rPr>
                <w:noProof/>
                <w:webHidden/>
              </w:rPr>
            </w:r>
            <w:r w:rsidR="001E32E9">
              <w:rPr>
                <w:noProof/>
                <w:webHidden/>
              </w:rPr>
              <w:fldChar w:fldCharType="separate"/>
            </w:r>
            <w:r w:rsidR="001E32E9">
              <w:rPr>
                <w:noProof/>
                <w:webHidden/>
              </w:rPr>
              <w:t>17</w:t>
            </w:r>
            <w:r w:rsidR="001E32E9">
              <w:rPr>
                <w:noProof/>
                <w:webHidden/>
              </w:rPr>
              <w:fldChar w:fldCharType="end"/>
            </w:r>
          </w:hyperlink>
        </w:p>
        <w:p w14:paraId="4862AA34" w14:textId="77777777" w:rsidR="001E32E9" w:rsidRDefault="00E011FE">
          <w:pPr>
            <w:pStyle w:val="TOC3"/>
            <w:tabs>
              <w:tab w:val="left" w:pos="1100"/>
              <w:tab w:val="right" w:leader="dot" w:pos="9062"/>
            </w:tabs>
            <w:rPr>
              <w:noProof/>
              <w:sz w:val="22"/>
            </w:rPr>
          </w:pPr>
          <w:hyperlink w:anchor="_Toc312080562" w:history="1">
            <w:r w:rsidR="001E32E9" w:rsidRPr="009B2F2E">
              <w:rPr>
                <w:rStyle w:val="Hyperlink"/>
                <w:noProof/>
              </w:rPr>
              <w:t>2.3.4</w:t>
            </w:r>
            <w:r w:rsidR="001E32E9">
              <w:rPr>
                <w:noProof/>
                <w:sz w:val="22"/>
              </w:rPr>
              <w:tab/>
            </w:r>
            <w:r w:rsidR="001E32E9" w:rsidRPr="009B2F2E">
              <w:rPr>
                <w:rStyle w:val="Hyperlink"/>
                <w:noProof/>
              </w:rPr>
              <w:t>Fragebogen Michael Gfeller</w:t>
            </w:r>
            <w:r w:rsidR="001E32E9">
              <w:rPr>
                <w:noProof/>
                <w:webHidden/>
              </w:rPr>
              <w:tab/>
            </w:r>
            <w:r w:rsidR="001E32E9">
              <w:rPr>
                <w:noProof/>
                <w:webHidden/>
              </w:rPr>
              <w:fldChar w:fldCharType="begin"/>
            </w:r>
            <w:r w:rsidR="001E32E9">
              <w:rPr>
                <w:noProof/>
                <w:webHidden/>
              </w:rPr>
              <w:instrText xml:space="preserve"> PAGEREF _Toc312080562 \h </w:instrText>
            </w:r>
            <w:r w:rsidR="001E32E9">
              <w:rPr>
                <w:noProof/>
                <w:webHidden/>
              </w:rPr>
            </w:r>
            <w:r w:rsidR="001E32E9">
              <w:rPr>
                <w:noProof/>
                <w:webHidden/>
              </w:rPr>
              <w:fldChar w:fldCharType="separate"/>
            </w:r>
            <w:r w:rsidR="001E32E9">
              <w:rPr>
                <w:noProof/>
                <w:webHidden/>
              </w:rPr>
              <w:t>18</w:t>
            </w:r>
            <w:r w:rsidR="001E32E9">
              <w:rPr>
                <w:noProof/>
                <w:webHidden/>
              </w:rPr>
              <w:fldChar w:fldCharType="end"/>
            </w:r>
          </w:hyperlink>
        </w:p>
        <w:p w14:paraId="0C28714C" w14:textId="77777777" w:rsidR="001E32E9" w:rsidRDefault="00E011FE">
          <w:pPr>
            <w:pStyle w:val="TOC3"/>
            <w:tabs>
              <w:tab w:val="left" w:pos="1100"/>
              <w:tab w:val="right" w:leader="dot" w:pos="9062"/>
            </w:tabs>
            <w:rPr>
              <w:noProof/>
              <w:sz w:val="22"/>
            </w:rPr>
          </w:pPr>
          <w:hyperlink w:anchor="_Toc312080563" w:history="1">
            <w:r w:rsidR="001E32E9" w:rsidRPr="009B2F2E">
              <w:rPr>
                <w:rStyle w:val="Hyperlink"/>
                <w:noProof/>
              </w:rPr>
              <w:t>2.3.5</w:t>
            </w:r>
            <w:r w:rsidR="001E32E9">
              <w:rPr>
                <w:noProof/>
                <w:sz w:val="22"/>
              </w:rPr>
              <w:tab/>
            </w:r>
            <w:r w:rsidR="001E32E9" w:rsidRPr="009B2F2E">
              <w:rPr>
                <w:rStyle w:val="Hyperlink"/>
                <w:noProof/>
              </w:rPr>
              <w:t>Fragebogen Mirko Stocker</w:t>
            </w:r>
            <w:r w:rsidR="001E32E9">
              <w:rPr>
                <w:noProof/>
                <w:webHidden/>
              </w:rPr>
              <w:tab/>
            </w:r>
            <w:r w:rsidR="001E32E9">
              <w:rPr>
                <w:noProof/>
                <w:webHidden/>
              </w:rPr>
              <w:fldChar w:fldCharType="begin"/>
            </w:r>
            <w:r w:rsidR="001E32E9">
              <w:rPr>
                <w:noProof/>
                <w:webHidden/>
              </w:rPr>
              <w:instrText xml:space="preserve"> PAGEREF _Toc312080563 \h </w:instrText>
            </w:r>
            <w:r w:rsidR="001E32E9">
              <w:rPr>
                <w:noProof/>
                <w:webHidden/>
              </w:rPr>
            </w:r>
            <w:r w:rsidR="001E32E9">
              <w:rPr>
                <w:noProof/>
                <w:webHidden/>
              </w:rPr>
              <w:fldChar w:fldCharType="separate"/>
            </w:r>
            <w:r w:rsidR="001E32E9">
              <w:rPr>
                <w:noProof/>
                <w:webHidden/>
              </w:rPr>
              <w:t>19</w:t>
            </w:r>
            <w:r w:rsidR="001E32E9">
              <w:rPr>
                <w:noProof/>
                <w:webHidden/>
              </w:rPr>
              <w:fldChar w:fldCharType="end"/>
            </w:r>
          </w:hyperlink>
        </w:p>
        <w:p w14:paraId="068F3360" w14:textId="77777777" w:rsidR="001E32E9" w:rsidRDefault="00E011FE">
          <w:pPr>
            <w:pStyle w:val="TOC3"/>
            <w:tabs>
              <w:tab w:val="left" w:pos="1100"/>
              <w:tab w:val="right" w:leader="dot" w:pos="9062"/>
            </w:tabs>
            <w:rPr>
              <w:noProof/>
              <w:sz w:val="22"/>
            </w:rPr>
          </w:pPr>
          <w:hyperlink w:anchor="_Toc312080564" w:history="1">
            <w:r w:rsidR="001E32E9" w:rsidRPr="009B2F2E">
              <w:rPr>
                <w:rStyle w:val="Hyperlink"/>
                <w:noProof/>
              </w:rPr>
              <w:t>2.3.6</w:t>
            </w:r>
            <w:r w:rsidR="001E32E9">
              <w:rPr>
                <w:noProof/>
                <w:sz w:val="22"/>
              </w:rPr>
              <w:tab/>
            </w:r>
            <w:r w:rsidR="001E32E9" w:rsidRPr="009B2F2E">
              <w:rPr>
                <w:rStyle w:val="Hyperlink"/>
                <w:noProof/>
              </w:rPr>
              <w:t>Fragebogen Markus Stolze</w:t>
            </w:r>
            <w:r w:rsidR="001E32E9">
              <w:rPr>
                <w:noProof/>
                <w:webHidden/>
              </w:rPr>
              <w:tab/>
            </w:r>
            <w:r w:rsidR="001E32E9">
              <w:rPr>
                <w:noProof/>
                <w:webHidden/>
              </w:rPr>
              <w:fldChar w:fldCharType="begin"/>
            </w:r>
            <w:r w:rsidR="001E32E9">
              <w:rPr>
                <w:noProof/>
                <w:webHidden/>
              </w:rPr>
              <w:instrText xml:space="preserve"> PAGEREF _Toc312080564 \h </w:instrText>
            </w:r>
            <w:r w:rsidR="001E32E9">
              <w:rPr>
                <w:noProof/>
                <w:webHidden/>
              </w:rPr>
            </w:r>
            <w:r w:rsidR="001E32E9">
              <w:rPr>
                <w:noProof/>
                <w:webHidden/>
              </w:rPr>
              <w:fldChar w:fldCharType="separate"/>
            </w:r>
            <w:r w:rsidR="001E32E9">
              <w:rPr>
                <w:noProof/>
                <w:webHidden/>
              </w:rPr>
              <w:t>20</w:t>
            </w:r>
            <w:r w:rsidR="001E32E9">
              <w:rPr>
                <w:noProof/>
                <w:webHidden/>
              </w:rPr>
              <w:fldChar w:fldCharType="end"/>
            </w:r>
          </w:hyperlink>
        </w:p>
        <w:p w14:paraId="3EB29748" w14:textId="77777777" w:rsidR="001E32E9" w:rsidRDefault="00E011FE">
          <w:pPr>
            <w:pStyle w:val="TOC3"/>
            <w:tabs>
              <w:tab w:val="left" w:pos="1100"/>
              <w:tab w:val="right" w:leader="dot" w:pos="9062"/>
            </w:tabs>
            <w:rPr>
              <w:noProof/>
              <w:sz w:val="22"/>
            </w:rPr>
          </w:pPr>
          <w:hyperlink w:anchor="_Toc312080565" w:history="1">
            <w:r w:rsidR="001E32E9" w:rsidRPr="009B2F2E">
              <w:rPr>
                <w:rStyle w:val="Hyperlink"/>
                <w:noProof/>
              </w:rPr>
              <w:t>2.3.7</w:t>
            </w:r>
            <w:r w:rsidR="001E32E9">
              <w:rPr>
                <w:noProof/>
                <w:sz w:val="22"/>
              </w:rPr>
              <w:tab/>
            </w:r>
            <w:r w:rsidR="001E32E9" w:rsidRPr="009B2F2E">
              <w:rPr>
                <w:rStyle w:val="Hyperlink"/>
                <w:noProof/>
              </w:rPr>
              <w:t>Fragebogen Mischa Trecco</w:t>
            </w:r>
            <w:r w:rsidR="001E32E9">
              <w:rPr>
                <w:noProof/>
                <w:webHidden/>
              </w:rPr>
              <w:tab/>
            </w:r>
            <w:r w:rsidR="001E32E9">
              <w:rPr>
                <w:noProof/>
                <w:webHidden/>
              </w:rPr>
              <w:fldChar w:fldCharType="begin"/>
            </w:r>
            <w:r w:rsidR="001E32E9">
              <w:rPr>
                <w:noProof/>
                <w:webHidden/>
              </w:rPr>
              <w:instrText xml:space="preserve"> PAGEREF _Toc312080565 \h </w:instrText>
            </w:r>
            <w:r w:rsidR="001E32E9">
              <w:rPr>
                <w:noProof/>
                <w:webHidden/>
              </w:rPr>
            </w:r>
            <w:r w:rsidR="001E32E9">
              <w:rPr>
                <w:noProof/>
                <w:webHidden/>
              </w:rPr>
              <w:fldChar w:fldCharType="separate"/>
            </w:r>
            <w:r w:rsidR="001E32E9">
              <w:rPr>
                <w:noProof/>
                <w:webHidden/>
              </w:rPr>
              <w:t>21</w:t>
            </w:r>
            <w:r w:rsidR="001E32E9">
              <w:rPr>
                <w:noProof/>
                <w:webHidden/>
              </w:rPr>
              <w:fldChar w:fldCharType="end"/>
            </w:r>
          </w:hyperlink>
        </w:p>
        <w:p w14:paraId="646281D7" w14:textId="77777777" w:rsidR="001E32E9" w:rsidRDefault="00E011FE">
          <w:pPr>
            <w:pStyle w:val="TOC3"/>
            <w:tabs>
              <w:tab w:val="left" w:pos="1100"/>
              <w:tab w:val="right" w:leader="dot" w:pos="9062"/>
            </w:tabs>
            <w:rPr>
              <w:noProof/>
              <w:sz w:val="22"/>
            </w:rPr>
          </w:pPr>
          <w:hyperlink w:anchor="_Toc312080566" w:history="1">
            <w:r w:rsidR="001E32E9" w:rsidRPr="009B2F2E">
              <w:rPr>
                <w:rStyle w:val="Hyperlink"/>
                <w:noProof/>
              </w:rPr>
              <w:t>2.3.8</w:t>
            </w:r>
            <w:r w:rsidR="001E32E9">
              <w:rPr>
                <w:noProof/>
                <w:sz w:val="22"/>
              </w:rPr>
              <w:tab/>
            </w:r>
            <w:r w:rsidR="001E32E9" w:rsidRPr="009B2F2E">
              <w:rPr>
                <w:rStyle w:val="Hyperlink"/>
                <w:noProof/>
              </w:rPr>
              <w:t>Gesamtauswertung</w:t>
            </w:r>
            <w:r w:rsidR="001E32E9">
              <w:rPr>
                <w:noProof/>
                <w:webHidden/>
              </w:rPr>
              <w:tab/>
            </w:r>
            <w:r w:rsidR="001E32E9">
              <w:rPr>
                <w:noProof/>
                <w:webHidden/>
              </w:rPr>
              <w:fldChar w:fldCharType="begin"/>
            </w:r>
            <w:r w:rsidR="001E32E9">
              <w:rPr>
                <w:noProof/>
                <w:webHidden/>
              </w:rPr>
              <w:instrText xml:space="preserve"> PAGEREF _Toc312080566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14:paraId="321C0965" w14:textId="77777777" w:rsidR="001E32E9" w:rsidRDefault="00E011FE">
          <w:pPr>
            <w:pStyle w:val="TOC3"/>
            <w:tabs>
              <w:tab w:val="left" w:pos="1100"/>
              <w:tab w:val="right" w:leader="dot" w:pos="9062"/>
            </w:tabs>
            <w:rPr>
              <w:noProof/>
              <w:sz w:val="22"/>
            </w:rPr>
          </w:pPr>
          <w:hyperlink w:anchor="_Toc312080567" w:history="1">
            <w:r w:rsidR="001E32E9" w:rsidRPr="009B2F2E">
              <w:rPr>
                <w:rStyle w:val="Hyperlink"/>
                <w:noProof/>
              </w:rPr>
              <w:t>2.3.9</w:t>
            </w:r>
            <w:r w:rsidR="001E32E9">
              <w:rPr>
                <w:noProof/>
                <w:sz w:val="22"/>
              </w:rPr>
              <w:tab/>
            </w:r>
            <w:r w:rsidR="001E32E9" w:rsidRPr="009B2F2E">
              <w:rPr>
                <w:rStyle w:val="Hyperlink"/>
                <w:noProof/>
              </w:rPr>
              <w:t>Fazit</w:t>
            </w:r>
            <w:r w:rsidR="001E32E9">
              <w:rPr>
                <w:noProof/>
                <w:webHidden/>
              </w:rPr>
              <w:tab/>
            </w:r>
            <w:r w:rsidR="001E32E9">
              <w:rPr>
                <w:noProof/>
                <w:webHidden/>
              </w:rPr>
              <w:fldChar w:fldCharType="begin"/>
            </w:r>
            <w:r w:rsidR="001E32E9">
              <w:rPr>
                <w:noProof/>
                <w:webHidden/>
              </w:rPr>
              <w:instrText xml:space="preserve"> PAGEREF _Toc312080567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14:paraId="78A13DEE" w14:textId="77777777" w:rsidR="001E32E9" w:rsidRDefault="00E011FE">
          <w:pPr>
            <w:pStyle w:val="TOC1"/>
            <w:tabs>
              <w:tab w:val="left" w:pos="440"/>
              <w:tab w:val="right" w:leader="dot" w:pos="9062"/>
            </w:tabs>
            <w:rPr>
              <w:b w:val="0"/>
              <w:noProof/>
              <w:sz w:val="22"/>
              <w:szCs w:val="22"/>
              <w:lang w:eastAsia="de-CH"/>
            </w:rPr>
          </w:pPr>
          <w:hyperlink w:anchor="_Toc312080568" w:history="1">
            <w:r w:rsidR="001E32E9" w:rsidRPr="009B2F2E">
              <w:rPr>
                <w:rStyle w:val="Hyperlink"/>
                <w:noProof/>
              </w:rPr>
              <w:t>3</w:t>
            </w:r>
            <w:r w:rsidR="001E32E9">
              <w:rPr>
                <w:b w:val="0"/>
                <w:noProof/>
                <w:sz w:val="22"/>
                <w:szCs w:val="22"/>
                <w:lang w:eastAsia="de-CH"/>
              </w:rPr>
              <w:tab/>
            </w:r>
            <w:r w:rsidR="001E32E9" w:rsidRPr="009B2F2E">
              <w:rPr>
                <w:rStyle w:val="Hyperlink"/>
                <w:noProof/>
              </w:rPr>
              <w:t>Betriebs- &amp; Installationsdokumentation</w:t>
            </w:r>
            <w:r w:rsidR="001E32E9">
              <w:rPr>
                <w:noProof/>
                <w:webHidden/>
              </w:rPr>
              <w:tab/>
            </w:r>
            <w:r w:rsidR="001E32E9">
              <w:rPr>
                <w:noProof/>
                <w:webHidden/>
              </w:rPr>
              <w:fldChar w:fldCharType="begin"/>
            </w:r>
            <w:r w:rsidR="001E32E9">
              <w:rPr>
                <w:noProof/>
                <w:webHidden/>
              </w:rPr>
              <w:instrText xml:space="preserve"> PAGEREF _Toc312080568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5CD1D649" w14:textId="77777777" w:rsidR="001E32E9" w:rsidRDefault="00E011FE">
          <w:pPr>
            <w:pStyle w:val="TOC2"/>
            <w:tabs>
              <w:tab w:val="left" w:pos="880"/>
              <w:tab w:val="right" w:leader="dot" w:pos="9062"/>
            </w:tabs>
            <w:rPr>
              <w:noProof/>
              <w:sz w:val="22"/>
              <w:szCs w:val="22"/>
              <w:lang w:eastAsia="de-CH"/>
            </w:rPr>
          </w:pPr>
          <w:hyperlink w:anchor="_Toc312080569" w:history="1">
            <w:r w:rsidR="001E32E9" w:rsidRPr="009B2F2E">
              <w:rPr>
                <w:rStyle w:val="Hyperlink"/>
                <w:noProof/>
              </w:rPr>
              <w:t>3.1</w:t>
            </w:r>
            <w:r w:rsidR="001E32E9">
              <w:rPr>
                <w:noProof/>
                <w:sz w:val="22"/>
                <w:szCs w:val="22"/>
                <w:lang w:eastAsia="de-CH"/>
              </w:rPr>
              <w:tab/>
            </w:r>
            <w:r w:rsidR="001E32E9" w:rsidRPr="009B2F2E">
              <w:rPr>
                <w:rStyle w:val="Hyperlink"/>
                <w:noProof/>
              </w:rPr>
              <w:t>Betriebskonzept</w:t>
            </w:r>
            <w:r w:rsidR="001E32E9">
              <w:rPr>
                <w:noProof/>
                <w:webHidden/>
              </w:rPr>
              <w:tab/>
            </w:r>
            <w:r w:rsidR="001E32E9">
              <w:rPr>
                <w:noProof/>
                <w:webHidden/>
              </w:rPr>
              <w:fldChar w:fldCharType="begin"/>
            </w:r>
            <w:r w:rsidR="001E32E9">
              <w:rPr>
                <w:noProof/>
                <w:webHidden/>
              </w:rPr>
              <w:instrText xml:space="preserve"> PAGEREF _Toc312080569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79168E0D" w14:textId="77777777" w:rsidR="001E32E9" w:rsidRDefault="00E011FE">
          <w:pPr>
            <w:pStyle w:val="TOC3"/>
            <w:tabs>
              <w:tab w:val="left" w:pos="1100"/>
              <w:tab w:val="right" w:leader="dot" w:pos="9062"/>
            </w:tabs>
            <w:rPr>
              <w:noProof/>
              <w:sz w:val="22"/>
            </w:rPr>
          </w:pPr>
          <w:hyperlink w:anchor="_Toc312080570" w:history="1">
            <w:r w:rsidR="001E32E9" w:rsidRPr="009B2F2E">
              <w:rPr>
                <w:rStyle w:val="Hyperlink"/>
                <w:noProof/>
              </w:rPr>
              <w:t>3.1.1</w:t>
            </w:r>
            <w:r w:rsidR="001E32E9">
              <w:rPr>
                <w:noProof/>
                <w:sz w:val="22"/>
              </w:rPr>
              <w:tab/>
            </w:r>
            <w:r w:rsidR="001E32E9" w:rsidRPr="009B2F2E">
              <w:rPr>
                <w:rStyle w:val="Hyperlink"/>
                <w:noProof/>
              </w:rPr>
              <w:t>Reinigung</w:t>
            </w:r>
            <w:r w:rsidR="001E32E9">
              <w:rPr>
                <w:noProof/>
                <w:webHidden/>
              </w:rPr>
              <w:tab/>
            </w:r>
            <w:r w:rsidR="001E32E9">
              <w:rPr>
                <w:noProof/>
                <w:webHidden/>
              </w:rPr>
              <w:fldChar w:fldCharType="begin"/>
            </w:r>
            <w:r w:rsidR="001E32E9">
              <w:rPr>
                <w:noProof/>
                <w:webHidden/>
              </w:rPr>
              <w:instrText xml:space="preserve"> PAGEREF _Toc312080570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71547943" w14:textId="77777777" w:rsidR="001E32E9" w:rsidRDefault="00E011FE">
          <w:pPr>
            <w:pStyle w:val="TOC3"/>
            <w:tabs>
              <w:tab w:val="left" w:pos="1100"/>
              <w:tab w:val="right" w:leader="dot" w:pos="9062"/>
            </w:tabs>
            <w:rPr>
              <w:noProof/>
              <w:sz w:val="22"/>
            </w:rPr>
          </w:pPr>
          <w:hyperlink w:anchor="_Toc312080571" w:history="1">
            <w:r w:rsidR="001E32E9" w:rsidRPr="009B2F2E">
              <w:rPr>
                <w:rStyle w:val="Hyperlink"/>
                <w:noProof/>
              </w:rPr>
              <w:t>3.1.2</w:t>
            </w:r>
            <w:r w:rsidR="001E32E9">
              <w:rPr>
                <w:noProof/>
                <w:sz w:val="22"/>
              </w:rPr>
              <w:tab/>
            </w:r>
            <w:r w:rsidR="001E32E9" w:rsidRPr="009B2F2E">
              <w:rPr>
                <w:rStyle w:val="Hyperlink"/>
                <w:noProof/>
              </w:rPr>
              <w:t>Aktualisierung der Projektreferenzen</w:t>
            </w:r>
            <w:r w:rsidR="001E32E9">
              <w:rPr>
                <w:noProof/>
                <w:webHidden/>
              </w:rPr>
              <w:tab/>
            </w:r>
            <w:r w:rsidR="001E32E9">
              <w:rPr>
                <w:noProof/>
                <w:webHidden/>
              </w:rPr>
              <w:fldChar w:fldCharType="begin"/>
            </w:r>
            <w:r w:rsidR="001E32E9">
              <w:rPr>
                <w:noProof/>
                <w:webHidden/>
              </w:rPr>
              <w:instrText xml:space="preserve"> PAGEREF _Toc312080571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50BCF8F3" w14:textId="77777777" w:rsidR="001E32E9" w:rsidRDefault="00E011FE">
          <w:pPr>
            <w:pStyle w:val="TOC3"/>
            <w:tabs>
              <w:tab w:val="left" w:pos="1100"/>
              <w:tab w:val="right" w:leader="dot" w:pos="9062"/>
            </w:tabs>
            <w:rPr>
              <w:noProof/>
              <w:sz w:val="22"/>
            </w:rPr>
          </w:pPr>
          <w:hyperlink w:anchor="_Toc312080572" w:history="1">
            <w:r w:rsidR="001E32E9" w:rsidRPr="009B2F2E">
              <w:rPr>
                <w:rStyle w:val="Hyperlink"/>
                <w:noProof/>
              </w:rPr>
              <w:t>3.1.3</w:t>
            </w:r>
            <w:r w:rsidR="001E32E9">
              <w:rPr>
                <w:noProof/>
                <w:sz w:val="22"/>
              </w:rPr>
              <w:tab/>
            </w:r>
            <w:r w:rsidR="001E32E9" w:rsidRPr="009B2F2E">
              <w:rPr>
                <w:rStyle w:val="Hyperlink"/>
                <w:noProof/>
              </w:rPr>
              <w:t>Neustarten des Surface</w:t>
            </w:r>
            <w:r w:rsidR="001E32E9">
              <w:rPr>
                <w:noProof/>
                <w:webHidden/>
              </w:rPr>
              <w:tab/>
            </w:r>
            <w:r w:rsidR="001E32E9">
              <w:rPr>
                <w:noProof/>
                <w:webHidden/>
              </w:rPr>
              <w:fldChar w:fldCharType="begin"/>
            </w:r>
            <w:r w:rsidR="001E32E9">
              <w:rPr>
                <w:noProof/>
                <w:webHidden/>
              </w:rPr>
              <w:instrText xml:space="preserve"> PAGEREF _Toc312080572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7CA7549F" w14:textId="77777777" w:rsidR="001E32E9" w:rsidRDefault="00E011FE">
          <w:pPr>
            <w:pStyle w:val="TOC3"/>
            <w:tabs>
              <w:tab w:val="left" w:pos="1100"/>
              <w:tab w:val="right" w:leader="dot" w:pos="9062"/>
            </w:tabs>
            <w:rPr>
              <w:noProof/>
              <w:sz w:val="22"/>
            </w:rPr>
          </w:pPr>
          <w:hyperlink w:anchor="_Toc312080573" w:history="1">
            <w:r w:rsidR="001E32E9" w:rsidRPr="009B2F2E">
              <w:rPr>
                <w:rStyle w:val="Hyperlink"/>
                <w:noProof/>
              </w:rPr>
              <w:t>3.1.4</w:t>
            </w:r>
            <w:r w:rsidR="001E32E9">
              <w:rPr>
                <w:noProof/>
                <w:sz w:val="22"/>
              </w:rPr>
              <w:tab/>
            </w:r>
            <w:r w:rsidR="001E32E9" w:rsidRPr="009B2F2E">
              <w:rPr>
                <w:rStyle w:val="Hyperlink"/>
                <w:noProof/>
              </w:rPr>
              <w:t>Mapping</w:t>
            </w:r>
            <w:r w:rsidR="001E32E9">
              <w:rPr>
                <w:noProof/>
                <w:webHidden/>
              </w:rPr>
              <w:tab/>
            </w:r>
            <w:r w:rsidR="001E32E9">
              <w:rPr>
                <w:noProof/>
                <w:webHidden/>
              </w:rPr>
              <w:fldChar w:fldCharType="begin"/>
            </w:r>
            <w:r w:rsidR="001E32E9">
              <w:rPr>
                <w:noProof/>
                <w:webHidden/>
              </w:rPr>
              <w:instrText xml:space="preserve"> PAGEREF _Toc312080573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3A664981" w14:textId="77777777" w:rsidR="001E32E9" w:rsidRDefault="00E011FE">
          <w:pPr>
            <w:pStyle w:val="TOC2"/>
            <w:tabs>
              <w:tab w:val="left" w:pos="880"/>
              <w:tab w:val="right" w:leader="dot" w:pos="9062"/>
            </w:tabs>
            <w:rPr>
              <w:noProof/>
              <w:sz w:val="22"/>
              <w:szCs w:val="22"/>
              <w:lang w:eastAsia="de-CH"/>
            </w:rPr>
          </w:pPr>
          <w:hyperlink w:anchor="_Toc312080574" w:history="1">
            <w:r w:rsidR="001E32E9" w:rsidRPr="009B2F2E">
              <w:rPr>
                <w:rStyle w:val="Hyperlink"/>
                <w:noProof/>
              </w:rPr>
              <w:t>3.2</w:t>
            </w:r>
            <w:r w:rsidR="001E32E9">
              <w:rPr>
                <w:noProof/>
                <w:sz w:val="22"/>
                <w:szCs w:val="22"/>
                <w:lang w:eastAsia="de-CH"/>
              </w:rPr>
              <w:tab/>
            </w:r>
            <w:r w:rsidR="001E32E9" w:rsidRPr="009B2F2E">
              <w:rPr>
                <w:rStyle w:val="Hyperlink"/>
                <w:noProof/>
              </w:rPr>
              <w:t>Installationsanleitung</w:t>
            </w:r>
            <w:r w:rsidR="001E32E9">
              <w:rPr>
                <w:noProof/>
                <w:webHidden/>
              </w:rPr>
              <w:tab/>
            </w:r>
            <w:r w:rsidR="001E32E9">
              <w:rPr>
                <w:noProof/>
                <w:webHidden/>
              </w:rPr>
              <w:fldChar w:fldCharType="begin"/>
            </w:r>
            <w:r w:rsidR="001E32E9">
              <w:rPr>
                <w:noProof/>
                <w:webHidden/>
              </w:rPr>
              <w:instrText xml:space="preserve"> PAGEREF _Toc312080574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011EA984" w14:textId="77777777" w:rsidR="001E32E9" w:rsidRDefault="00E011FE">
          <w:pPr>
            <w:pStyle w:val="TOC3"/>
            <w:tabs>
              <w:tab w:val="left" w:pos="1100"/>
              <w:tab w:val="right" w:leader="dot" w:pos="9062"/>
            </w:tabs>
            <w:rPr>
              <w:noProof/>
              <w:sz w:val="22"/>
            </w:rPr>
          </w:pPr>
          <w:hyperlink w:anchor="_Toc312080575" w:history="1">
            <w:r w:rsidR="001E32E9" w:rsidRPr="009B2F2E">
              <w:rPr>
                <w:rStyle w:val="Hyperlink"/>
                <w:noProof/>
              </w:rPr>
              <w:t>3.2.1</w:t>
            </w:r>
            <w:r w:rsidR="001E32E9">
              <w:rPr>
                <w:noProof/>
                <w:sz w:val="22"/>
              </w:rPr>
              <w:tab/>
            </w:r>
            <w:r w:rsidR="001E32E9" w:rsidRPr="009B2F2E">
              <w:rPr>
                <w:rStyle w:val="Hyperlink"/>
                <w:noProof/>
              </w:rPr>
              <w:t>Vorbedingungen</w:t>
            </w:r>
            <w:r w:rsidR="001E32E9">
              <w:rPr>
                <w:noProof/>
                <w:webHidden/>
              </w:rPr>
              <w:tab/>
            </w:r>
            <w:r w:rsidR="001E32E9">
              <w:rPr>
                <w:noProof/>
                <w:webHidden/>
              </w:rPr>
              <w:fldChar w:fldCharType="begin"/>
            </w:r>
            <w:r w:rsidR="001E32E9">
              <w:rPr>
                <w:noProof/>
                <w:webHidden/>
              </w:rPr>
              <w:instrText xml:space="preserve"> PAGEREF _Toc312080575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14:paraId="1059E3A7" w14:textId="77777777" w:rsidR="001E32E9" w:rsidRDefault="00E011FE">
          <w:pPr>
            <w:pStyle w:val="TOC3"/>
            <w:tabs>
              <w:tab w:val="left" w:pos="1100"/>
              <w:tab w:val="right" w:leader="dot" w:pos="9062"/>
            </w:tabs>
            <w:rPr>
              <w:noProof/>
              <w:sz w:val="22"/>
            </w:rPr>
          </w:pPr>
          <w:hyperlink w:anchor="_Toc312080576" w:history="1">
            <w:r w:rsidR="001E32E9" w:rsidRPr="009B2F2E">
              <w:rPr>
                <w:rStyle w:val="Hyperlink"/>
                <w:noProof/>
              </w:rPr>
              <w:t>3.2.2</w:t>
            </w:r>
            <w:r w:rsidR="001E32E9">
              <w:rPr>
                <w:noProof/>
                <w:sz w:val="22"/>
              </w:rPr>
              <w:tab/>
            </w:r>
            <w:r w:rsidR="001E32E9" w:rsidRPr="009B2F2E">
              <w:rPr>
                <w:rStyle w:val="Hyperlink"/>
                <w:noProof/>
              </w:rPr>
              <w:t>Installation</w:t>
            </w:r>
            <w:r w:rsidR="001E32E9">
              <w:rPr>
                <w:noProof/>
                <w:webHidden/>
              </w:rPr>
              <w:tab/>
            </w:r>
            <w:r w:rsidR="001E32E9">
              <w:rPr>
                <w:noProof/>
                <w:webHidden/>
              </w:rPr>
              <w:fldChar w:fldCharType="begin"/>
            </w:r>
            <w:r w:rsidR="001E32E9">
              <w:rPr>
                <w:noProof/>
                <w:webHidden/>
              </w:rPr>
              <w:instrText xml:space="preserve"> PAGEREF _Toc312080576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637F4812" w14:textId="77777777" w:rsidR="001E32E9" w:rsidRDefault="00E011FE">
          <w:pPr>
            <w:pStyle w:val="TOC3"/>
            <w:tabs>
              <w:tab w:val="left" w:pos="1100"/>
              <w:tab w:val="right" w:leader="dot" w:pos="9062"/>
            </w:tabs>
            <w:rPr>
              <w:noProof/>
              <w:sz w:val="22"/>
            </w:rPr>
          </w:pPr>
          <w:hyperlink w:anchor="_Toc312080577" w:history="1">
            <w:r w:rsidR="001E32E9" w:rsidRPr="009B2F2E">
              <w:rPr>
                <w:rStyle w:val="Hyperlink"/>
                <w:noProof/>
              </w:rPr>
              <w:t>3.2.3</w:t>
            </w:r>
            <w:r w:rsidR="001E32E9">
              <w:rPr>
                <w:noProof/>
                <w:sz w:val="22"/>
              </w:rPr>
              <w:tab/>
            </w:r>
            <w:r w:rsidR="001E32E9" w:rsidRPr="009B2F2E">
              <w:rPr>
                <w:rStyle w:val="Hyperlink"/>
                <w:noProof/>
              </w:rPr>
              <w:t>Download der Project Notes</w:t>
            </w:r>
            <w:r w:rsidR="001E32E9">
              <w:rPr>
                <w:noProof/>
                <w:webHidden/>
              </w:rPr>
              <w:tab/>
            </w:r>
            <w:r w:rsidR="001E32E9">
              <w:rPr>
                <w:noProof/>
                <w:webHidden/>
              </w:rPr>
              <w:fldChar w:fldCharType="begin"/>
            </w:r>
            <w:r w:rsidR="001E32E9">
              <w:rPr>
                <w:noProof/>
                <w:webHidden/>
              </w:rPr>
              <w:instrText xml:space="preserve"> PAGEREF _Toc312080577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24FCCE0B" w14:textId="77777777" w:rsidR="001E32E9" w:rsidRDefault="00E011FE">
          <w:pPr>
            <w:pStyle w:val="TOC3"/>
            <w:tabs>
              <w:tab w:val="left" w:pos="1100"/>
              <w:tab w:val="right" w:leader="dot" w:pos="9062"/>
            </w:tabs>
            <w:rPr>
              <w:noProof/>
              <w:sz w:val="22"/>
            </w:rPr>
          </w:pPr>
          <w:hyperlink w:anchor="_Toc312080578" w:history="1">
            <w:r w:rsidR="001E32E9" w:rsidRPr="009B2F2E">
              <w:rPr>
                <w:rStyle w:val="Hyperlink"/>
                <w:noProof/>
              </w:rPr>
              <w:t>3.2.4</w:t>
            </w:r>
            <w:r w:rsidR="001E32E9">
              <w:rPr>
                <w:noProof/>
                <w:sz w:val="22"/>
              </w:rPr>
              <w:tab/>
            </w:r>
            <w:r w:rsidR="001E32E9" w:rsidRPr="009B2F2E">
              <w:rPr>
                <w:rStyle w:val="Hyperlink"/>
                <w:noProof/>
              </w:rPr>
              <w:t>Ausführen der Applikation</w:t>
            </w:r>
            <w:r w:rsidR="001E32E9">
              <w:rPr>
                <w:noProof/>
                <w:webHidden/>
              </w:rPr>
              <w:tab/>
            </w:r>
            <w:r w:rsidR="001E32E9">
              <w:rPr>
                <w:noProof/>
                <w:webHidden/>
              </w:rPr>
              <w:fldChar w:fldCharType="begin"/>
            </w:r>
            <w:r w:rsidR="001E32E9">
              <w:rPr>
                <w:noProof/>
                <w:webHidden/>
              </w:rPr>
              <w:instrText xml:space="preserve"> PAGEREF _Toc312080578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11794295" w14:textId="77777777" w:rsidR="001E32E9" w:rsidRDefault="00E011FE">
          <w:pPr>
            <w:pStyle w:val="TOC2"/>
            <w:tabs>
              <w:tab w:val="left" w:pos="880"/>
              <w:tab w:val="right" w:leader="dot" w:pos="9062"/>
            </w:tabs>
            <w:rPr>
              <w:noProof/>
              <w:sz w:val="22"/>
              <w:szCs w:val="22"/>
              <w:lang w:eastAsia="de-CH"/>
            </w:rPr>
          </w:pPr>
          <w:hyperlink w:anchor="_Toc312080579" w:history="1">
            <w:r w:rsidR="001E32E9" w:rsidRPr="009B2F2E">
              <w:rPr>
                <w:rStyle w:val="Hyperlink"/>
                <w:noProof/>
              </w:rPr>
              <w:t>3.3</w:t>
            </w:r>
            <w:r w:rsidR="001E32E9">
              <w:rPr>
                <w:noProof/>
                <w:sz w:val="22"/>
                <w:szCs w:val="22"/>
                <w:lang w:eastAsia="de-CH"/>
              </w:rPr>
              <w:tab/>
            </w:r>
            <w:r w:rsidR="001E32E9" w:rsidRPr="009B2F2E">
              <w:rPr>
                <w:rStyle w:val="Hyperlink"/>
                <w:noProof/>
              </w:rPr>
              <w:t>Weiterentwicklung</w:t>
            </w:r>
            <w:r w:rsidR="001E32E9">
              <w:rPr>
                <w:noProof/>
                <w:webHidden/>
              </w:rPr>
              <w:tab/>
            </w:r>
            <w:r w:rsidR="001E32E9">
              <w:rPr>
                <w:noProof/>
                <w:webHidden/>
              </w:rPr>
              <w:fldChar w:fldCharType="begin"/>
            </w:r>
            <w:r w:rsidR="001E32E9">
              <w:rPr>
                <w:noProof/>
                <w:webHidden/>
              </w:rPr>
              <w:instrText xml:space="preserve"> PAGEREF _Toc312080579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73FC05A6" w14:textId="77777777" w:rsidR="001E32E9" w:rsidRDefault="00E011FE">
          <w:pPr>
            <w:pStyle w:val="TOC3"/>
            <w:tabs>
              <w:tab w:val="left" w:pos="1100"/>
              <w:tab w:val="right" w:leader="dot" w:pos="9062"/>
            </w:tabs>
            <w:rPr>
              <w:noProof/>
              <w:sz w:val="22"/>
            </w:rPr>
          </w:pPr>
          <w:hyperlink w:anchor="_Toc312080580" w:history="1">
            <w:r w:rsidR="001E32E9" w:rsidRPr="009B2F2E">
              <w:rPr>
                <w:rStyle w:val="Hyperlink"/>
                <w:noProof/>
              </w:rPr>
              <w:t>3.3.1</w:t>
            </w:r>
            <w:r w:rsidR="001E32E9">
              <w:rPr>
                <w:noProof/>
                <w:sz w:val="22"/>
              </w:rPr>
              <w:tab/>
            </w:r>
            <w:r w:rsidR="001E32E9" w:rsidRPr="009B2F2E">
              <w:rPr>
                <w:rStyle w:val="Hyperlink"/>
                <w:noProof/>
              </w:rPr>
              <w:t>Entwicklungsumgebung Anforderungen</w:t>
            </w:r>
            <w:r w:rsidR="001E32E9">
              <w:rPr>
                <w:noProof/>
                <w:webHidden/>
              </w:rPr>
              <w:tab/>
            </w:r>
            <w:r w:rsidR="001E32E9">
              <w:rPr>
                <w:noProof/>
                <w:webHidden/>
              </w:rPr>
              <w:fldChar w:fldCharType="begin"/>
            </w:r>
            <w:r w:rsidR="001E32E9">
              <w:rPr>
                <w:noProof/>
                <w:webHidden/>
              </w:rPr>
              <w:instrText xml:space="preserve"> PAGEREF _Toc312080580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2671A200" w14:textId="77777777" w:rsidR="001E32E9" w:rsidRDefault="00E011FE">
          <w:pPr>
            <w:pStyle w:val="TOC3"/>
            <w:tabs>
              <w:tab w:val="left" w:pos="1100"/>
              <w:tab w:val="right" w:leader="dot" w:pos="9062"/>
            </w:tabs>
            <w:rPr>
              <w:noProof/>
              <w:sz w:val="22"/>
            </w:rPr>
          </w:pPr>
          <w:hyperlink w:anchor="_Toc312080581" w:history="1">
            <w:r w:rsidR="001E32E9" w:rsidRPr="009B2F2E">
              <w:rPr>
                <w:rStyle w:val="Hyperlink"/>
                <w:noProof/>
              </w:rPr>
              <w:t>3.3.2</w:t>
            </w:r>
            <w:r w:rsidR="001E32E9">
              <w:rPr>
                <w:noProof/>
                <w:sz w:val="22"/>
              </w:rPr>
              <w:tab/>
            </w:r>
            <w:r w:rsidR="001E32E9" w:rsidRPr="009B2F2E">
              <w:rPr>
                <w:rStyle w:val="Hyperlink"/>
                <w:noProof/>
              </w:rPr>
              <w:t>SVN Import</w:t>
            </w:r>
            <w:r w:rsidR="001E32E9">
              <w:rPr>
                <w:noProof/>
                <w:webHidden/>
              </w:rPr>
              <w:tab/>
            </w:r>
            <w:r w:rsidR="001E32E9">
              <w:rPr>
                <w:noProof/>
                <w:webHidden/>
              </w:rPr>
              <w:fldChar w:fldCharType="begin"/>
            </w:r>
            <w:r w:rsidR="001E32E9">
              <w:rPr>
                <w:noProof/>
                <w:webHidden/>
              </w:rPr>
              <w:instrText xml:space="preserve"> PAGEREF _Toc312080581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706094AB" w14:textId="77777777" w:rsidR="001E32E9" w:rsidRDefault="00E011FE">
          <w:pPr>
            <w:pStyle w:val="TOC3"/>
            <w:tabs>
              <w:tab w:val="left" w:pos="1100"/>
              <w:tab w:val="right" w:leader="dot" w:pos="9062"/>
            </w:tabs>
            <w:rPr>
              <w:noProof/>
              <w:sz w:val="22"/>
            </w:rPr>
          </w:pPr>
          <w:hyperlink w:anchor="_Toc312080582" w:history="1">
            <w:r w:rsidR="001E32E9" w:rsidRPr="009B2F2E">
              <w:rPr>
                <w:rStyle w:val="Hyperlink"/>
                <w:noProof/>
              </w:rPr>
              <w:t>3.3.3</w:t>
            </w:r>
            <w:r w:rsidR="001E32E9">
              <w:rPr>
                <w:noProof/>
                <w:sz w:val="22"/>
              </w:rPr>
              <w:tab/>
            </w:r>
            <w:r w:rsidR="001E32E9" w:rsidRPr="009B2F2E">
              <w:rPr>
                <w:rStyle w:val="Hyperlink"/>
                <w:noProof/>
              </w:rPr>
              <w:t>Ausführung</w:t>
            </w:r>
            <w:r w:rsidR="001E32E9">
              <w:rPr>
                <w:noProof/>
                <w:webHidden/>
              </w:rPr>
              <w:tab/>
            </w:r>
            <w:r w:rsidR="001E32E9">
              <w:rPr>
                <w:noProof/>
                <w:webHidden/>
              </w:rPr>
              <w:fldChar w:fldCharType="begin"/>
            </w:r>
            <w:r w:rsidR="001E32E9">
              <w:rPr>
                <w:noProof/>
                <w:webHidden/>
              </w:rPr>
              <w:instrText xml:space="preserve"> PAGEREF _Toc312080582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14:paraId="44344694" w14:textId="77777777" w:rsidR="001E32E9" w:rsidRDefault="00E011FE">
          <w:pPr>
            <w:pStyle w:val="TOC1"/>
            <w:tabs>
              <w:tab w:val="left" w:pos="440"/>
              <w:tab w:val="right" w:leader="dot" w:pos="9062"/>
            </w:tabs>
            <w:rPr>
              <w:b w:val="0"/>
              <w:noProof/>
              <w:sz w:val="22"/>
              <w:szCs w:val="22"/>
              <w:lang w:eastAsia="de-CH"/>
            </w:rPr>
          </w:pPr>
          <w:hyperlink w:anchor="_Toc312080583" w:history="1">
            <w:r w:rsidR="001E32E9" w:rsidRPr="009B2F2E">
              <w:rPr>
                <w:rStyle w:val="Hyperlink"/>
                <w:noProof/>
              </w:rPr>
              <w:t>4</w:t>
            </w:r>
            <w:r w:rsidR="001E32E9">
              <w:rPr>
                <w:b w:val="0"/>
                <w:noProof/>
                <w:sz w:val="22"/>
                <w:szCs w:val="22"/>
                <w:lang w:eastAsia="de-CH"/>
              </w:rPr>
              <w:tab/>
            </w:r>
            <w:r w:rsidR="001E32E9" w:rsidRPr="009B2F2E">
              <w:rPr>
                <w:rStyle w:val="Hyperlink"/>
                <w:noProof/>
              </w:rPr>
              <w:t>Code Dokumentation</w:t>
            </w:r>
            <w:r w:rsidR="001E32E9">
              <w:rPr>
                <w:noProof/>
                <w:webHidden/>
              </w:rPr>
              <w:tab/>
            </w:r>
            <w:r w:rsidR="001E32E9">
              <w:rPr>
                <w:noProof/>
                <w:webHidden/>
              </w:rPr>
              <w:fldChar w:fldCharType="begin"/>
            </w:r>
            <w:r w:rsidR="001E32E9">
              <w:rPr>
                <w:noProof/>
                <w:webHidden/>
              </w:rPr>
              <w:instrText xml:space="preserve"> PAGEREF _Toc312080583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24846952" w14:textId="77777777" w:rsidR="001E32E9" w:rsidRDefault="00E011FE">
          <w:pPr>
            <w:pStyle w:val="TOC2"/>
            <w:tabs>
              <w:tab w:val="left" w:pos="880"/>
              <w:tab w:val="right" w:leader="dot" w:pos="9062"/>
            </w:tabs>
            <w:rPr>
              <w:noProof/>
              <w:sz w:val="22"/>
              <w:szCs w:val="22"/>
              <w:lang w:eastAsia="de-CH"/>
            </w:rPr>
          </w:pPr>
          <w:hyperlink w:anchor="_Toc312080584" w:history="1">
            <w:r w:rsidR="001E32E9" w:rsidRPr="009B2F2E">
              <w:rPr>
                <w:rStyle w:val="Hyperlink"/>
                <w:noProof/>
              </w:rPr>
              <w:t>4.1</w:t>
            </w:r>
            <w:r w:rsidR="001E32E9">
              <w:rPr>
                <w:noProof/>
                <w:sz w:val="22"/>
                <w:szCs w:val="22"/>
                <w:lang w:eastAsia="de-CH"/>
              </w:rPr>
              <w:tab/>
            </w:r>
            <w:r w:rsidR="001E32E9" w:rsidRPr="009B2F2E">
              <w:rPr>
                <w:rStyle w:val="Hyperlink"/>
                <w:noProof/>
              </w:rPr>
              <w:t>Autorenschaft</w:t>
            </w:r>
            <w:r w:rsidR="001E32E9">
              <w:rPr>
                <w:noProof/>
                <w:webHidden/>
              </w:rPr>
              <w:tab/>
            </w:r>
            <w:r w:rsidR="001E32E9">
              <w:rPr>
                <w:noProof/>
                <w:webHidden/>
              </w:rPr>
              <w:fldChar w:fldCharType="begin"/>
            </w:r>
            <w:r w:rsidR="001E32E9">
              <w:rPr>
                <w:noProof/>
                <w:webHidden/>
              </w:rPr>
              <w:instrText xml:space="preserve"> PAGEREF _Toc312080584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06C92232" w14:textId="77777777" w:rsidR="001E32E9" w:rsidRDefault="00E011FE">
          <w:pPr>
            <w:pStyle w:val="TOC2"/>
            <w:tabs>
              <w:tab w:val="left" w:pos="880"/>
              <w:tab w:val="right" w:leader="dot" w:pos="9062"/>
            </w:tabs>
            <w:rPr>
              <w:noProof/>
              <w:sz w:val="22"/>
              <w:szCs w:val="22"/>
              <w:lang w:eastAsia="de-CH"/>
            </w:rPr>
          </w:pPr>
          <w:hyperlink w:anchor="_Toc312080585" w:history="1">
            <w:r w:rsidR="001E32E9" w:rsidRPr="009B2F2E">
              <w:rPr>
                <w:rStyle w:val="Hyperlink"/>
                <w:noProof/>
              </w:rPr>
              <w:t>4.2</w:t>
            </w:r>
            <w:r w:rsidR="001E32E9">
              <w:rPr>
                <w:noProof/>
                <w:sz w:val="22"/>
                <w:szCs w:val="22"/>
                <w:lang w:eastAsia="de-CH"/>
              </w:rPr>
              <w:tab/>
            </w:r>
            <w:r w:rsidR="001E32E9" w:rsidRPr="009B2F2E">
              <w:rPr>
                <w:rStyle w:val="Hyperlink"/>
                <w:noProof/>
              </w:rPr>
              <w:t>Code Statistik</w:t>
            </w:r>
            <w:r w:rsidR="001E32E9">
              <w:rPr>
                <w:noProof/>
                <w:webHidden/>
              </w:rPr>
              <w:tab/>
            </w:r>
            <w:r w:rsidR="001E32E9">
              <w:rPr>
                <w:noProof/>
                <w:webHidden/>
              </w:rPr>
              <w:fldChar w:fldCharType="begin"/>
            </w:r>
            <w:r w:rsidR="001E32E9">
              <w:rPr>
                <w:noProof/>
                <w:webHidden/>
              </w:rPr>
              <w:instrText xml:space="preserve"> PAGEREF _Toc312080585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6D317C80" w14:textId="77777777" w:rsidR="001E32E9" w:rsidRDefault="00E011FE">
          <w:pPr>
            <w:pStyle w:val="TOC3"/>
            <w:tabs>
              <w:tab w:val="left" w:pos="1100"/>
              <w:tab w:val="right" w:leader="dot" w:pos="9062"/>
            </w:tabs>
            <w:rPr>
              <w:noProof/>
              <w:sz w:val="22"/>
            </w:rPr>
          </w:pPr>
          <w:hyperlink w:anchor="_Toc312080586" w:history="1">
            <w:r w:rsidR="001E32E9" w:rsidRPr="009B2F2E">
              <w:rPr>
                <w:rStyle w:val="Hyperlink"/>
                <w:noProof/>
              </w:rPr>
              <w:t>4.2.1</w:t>
            </w:r>
            <w:r w:rsidR="001E32E9">
              <w:rPr>
                <w:noProof/>
                <w:sz w:val="22"/>
              </w:rPr>
              <w:tab/>
            </w:r>
            <w:r w:rsidR="001E32E9" w:rsidRPr="009B2F2E">
              <w:rPr>
                <w:rStyle w:val="Hyperlink"/>
                <w:noProof/>
              </w:rPr>
              <w:t>Testabdeckung</w:t>
            </w:r>
            <w:r w:rsidR="001E32E9">
              <w:rPr>
                <w:noProof/>
                <w:webHidden/>
              </w:rPr>
              <w:tab/>
            </w:r>
            <w:r w:rsidR="001E32E9">
              <w:rPr>
                <w:noProof/>
                <w:webHidden/>
              </w:rPr>
              <w:fldChar w:fldCharType="begin"/>
            </w:r>
            <w:r w:rsidR="001E32E9">
              <w:rPr>
                <w:noProof/>
                <w:webHidden/>
              </w:rPr>
              <w:instrText xml:space="preserve"> PAGEREF _Toc312080586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1E823E60" w14:textId="77777777" w:rsidR="001E32E9" w:rsidRDefault="00E011FE">
          <w:pPr>
            <w:pStyle w:val="TOC3"/>
            <w:tabs>
              <w:tab w:val="left" w:pos="1100"/>
              <w:tab w:val="right" w:leader="dot" w:pos="9062"/>
            </w:tabs>
            <w:rPr>
              <w:noProof/>
              <w:sz w:val="22"/>
            </w:rPr>
          </w:pPr>
          <w:hyperlink w:anchor="_Toc312080587" w:history="1">
            <w:r w:rsidR="001E32E9" w:rsidRPr="009B2F2E">
              <w:rPr>
                <w:rStyle w:val="Hyperlink"/>
                <w:noProof/>
              </w:rPr>
              <w:t>4.2.2</w:t>
            </w:r>
            <w:r w:rsidR="001E32E9">
              <w:rPr>
                <w:noProof/>
                <w:sz w:val="22"/>
              </w:rPr>
              <w:tab/>
            </w:r>
            <w:r w:rsidR="001E32E9" w:rsidRPr="009B2F2E">
              <w:rPr>
                <w:rStyle w:val="Hyperlink"/>
                <w:noProof/>
              </w:rPr>
              <w:t>Lines Of Code (LOC)</w:t>
            </w:r>
            <w:r w:rsidR="001E32E9">
              <w:rPr>
                <w:noProof/>
                <w:webHidden/>
              </w:rPr>
              <w:tab/>
            </w:r>
            <w:r w:rsidR="001E32E9">
              <w:rPr>
                <w:noProof/>
                <w:webHidden/>
              </w:rPr>
              <w:fldChar w:fldCharType="begin"/>
            </w:r>
            <w:r w:rsidR="001E32E9">
              <w:rPr>
                <w:noProof/>
                <w:webHidden/>
              </w:rPr>
              <w:instrText xml:space="preserve"> PAGEREF _Toc312080587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14:paraId="059FB6BB" w14:textId="77777777" w:rsidR="001E32E9" w:rsidRDefault="00E011FE">
          <w:pPr>
            <w:pStyle w:val="TOC2"/>
            <w:tabs>
              <w:tab w:val="left" w:pos="880"/>
              <w:tab w:val="right" w:leader="dot" w:pos="9062"/>
            </w:tabs>
            <w:rPr>
              <w:noProof/>
              <w:sz w:val="22"/>
              <w:szCs w:val="22"/>
              <w:lang w:eastAsia="de-CH"/>
            </w:rPr>
          </w:pPr>
          <w:hyperlink w:anchor="_Toc312080588" w:history="1">
            <w:r w:rsidR="001E32E9" w:rsidRPr="009B2F2E">
              <w:rPr>
                <w:rStyle w:val="Hyperlink"/>
                <w:noProof/>
              </w:rPr>
              <w:t>4.3</w:t>
            </w:r>
            <w:r w:rsidR="001E32E9">
              <w:rPr>
                <w:noProof/>
                <w:sz w:val="22"/>
                <w:szCs w:val="22"/>
                <w:lang w:eastAsia="de-CH"/>
              </w:rPr>
              <w:tab/>
            </w:r>
            <w:r w:rsidR="001E32E9" w:rsidRPr="009B2F2E">
              <w:rPr>
                <w:rStyle w:val="Hyperlink"/>
                <w:noProof/>
              </w:rPr>
              <w:t>Code Qualität</w:t>
            </w:r>
            <w:r w:rsidR="001E32E9">
              <w:rPr>
                <w:noProof/>
                <w:webHidden/>
              </w:rPr>
              <w:tab/>
            </w:r>
            <w:r w:rsidR="001E32E9">
              <w:rPr>
                <w:noProof/>
                <w:webHidden/>
              </w:rPr>
              <w:fldChar w:fldCharType="begin"/>
            </w:r>
            <w:r w:rsidR="001E32E9">
              <w:rPr>
                <w:noProof/>
                <w:webHidden/>
              </w:rPr>
              <w:instrText xml:space="preserve"> PAGEREF _Toc312080588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14:paraId="5B31CCD8" w14:textId="77777777" w:rsidR="001E32E9" w:rsidRDefault="00E011FE">
          <w:pPr>
            <w:pStyle w:val="TOC3"/>
            <w:tabs>
              <w:tab w:val="left" w:pos="1100"/>
              <w:tab w:val="right" w:leader="dot" w:pos="9062"/>
            </w:tabs>
            <w:rPr>
              <w:noProof/>
              <w:sz w:val="22"/>
            </w:rPr>
          </w:pPr>
          <w:hyperlink w:anchor="_Toc312080589" w:history="1">
            <w:r w:rsidR="001E32E9" w:rsidRPr="009B2F2E">
              <w:rPr>
                <w:rStyle w:val="Hyperlink"/>
                <w:noProof/>
              </w:rPr>
              <w:t>4.3.1</w:t>
            </w:r>
            <w:r w:rsidR="001E32E9">
              <w:rPr>
                <w:noProof/>
                <w:sz w:val="22"/>
              </w:rPr>
              <w:tab/>
            </w:r>
            <w:r w:rsidR="001E32E9" w:rsidRPr="009B2F2E">
              <w:rPr>
                <w:rStyle w:val="Hyperlink"/>
                <w:noProof/>
              </w:rPr>
              <w:t>Visual Studio 2010</w:t>
            </w:r>
            <w:r w:rsidR="001E32E9">
              <w:rPr>
                <w:noProof/>
                <w:webHidden/>
              </w:rPr>
              <w:tab/>
            </w:r>
            <w:r w:rsidR="001E32E9">
              <w:rPr>
                <w:noProof/>
                <w:webHidden/>
              </w:rPr>
              <w:fldChar w:fldCharType="begin"/>
            </w:r>
            <w:r w:rsidR="001E32E9">
              <w:rPr>
                <w:noProof/>
                <w:webHidden/>
              </w:rPr>
              <w:instrText xml:space="preserve"> PAGEREF _Toc312080589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14:paraId="208C5B0E" w14:textId="77777777" w:rsidR="001E32E9" w:rsidRDefault="00E011FE">
          <w:pPr>
            <w:pStyle w:val="TOC3"/>
            <w:tabs>
              <w:tab w:val="left" w:pos="1100"/>
              <w:tab w:val="right" w:leader="dot" w:pos="9062"/>
            </w:tabs>
            <w:rPr>
              <w:noProof/>
              <w:sz w:val="22"/>
            </w:rPr>
          </w:pPr>
          <w:hyperlink w:anchor="_Toc312080590" w:history="1">
            <w:r w:rsidR="001E32E9" w:rsidRPr="009B2F2E">
              <w:rPr>
                <w:rStyle w:val="Hyperlink"/>
                <w:rFonts w:eastAsia="Times New Roman"/>
                <w:noProof/>
              </w:rPr>
              <w:t>4.3.2</w:t>
            </w:r>
            <w:r w:rsidR="001E32E9">
              <w:rPr>
                <w:noProof/>
                <w:sz w:val="22"/>
              </w:rPr>
              <w:tab/>
            </w:r>
            <w:r w:rsidR="001E32E9" w:rsidRPr="009B2F2E">
              <w:rPr>
                <w:rStyle w:val="Hyperlink"/>
                <w:rFonts w:eastAsia="Times New Roman"/>
                <w:noProof/>
              </w:rPr>
              <w:t>NDepend</w:t>
            </w:r>
            <w:r w:rsidR="001E32E9">
              <w:rPr>
                <w:noProof/>
                <w:webHidden/>
              </w:rPr>
              <w:tab/>
            </w:r>
            <w:r w:rsidR="001E32E9">
              <w:rPr>
                <w:noProof/>
                <w:webHidden/>
              </w:rPr>
              <w:fldChar w:fldCharType="begin"/>
            </w:r>
            <w:r w:rsidR="001E32E9">
              <w:rPr>
                <w:noProof/>
                <w:webHidden/>
              </w:rPr>
              <w:instrText xml:space="preserve"> PAGEREF _Toc312080590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14:paraId="438DE0BB" w14:textId="77777777" w:rsidR="001E32E9" w:rsidRDefault="00E011FE">
          <w:pPr>
            <w:pStyle w:val="TOC3"/>
            <w:tabs>
              <w:tab w:val="left" w:pos="1100"/>
              <w:tab w:val="right" w:leader="dot" w:pos="9062"/>
            </w:tabs>
            <w:rPr>
              <w:noProof/>
              <w:sz w:val="22"/>
            </w:rPr>
          </w:pPr>
          <w:hyperlink w:anchor="_Toc312080591" w:history="1">
            <w:r w:rsidR="001E32E9" w:rsidRPr="009B2F2E">
              <w:rPr>
                <w:rStyle w:val="Hyperlink"/>
                <w:noProof/>
              </w:rPr>
              <w:t>4.3.3</w:t>
            </w:r>
            <w:r w:rsidR="001E32E9">
              <w:rPr>
                <w:noProof/>
                <w:sz w:val="22"/>
              </w:rPr>
              <w:tab/>
            </w:r>
            <w:r w:rsidR="001E32E9" w:rsidRPr="009B2F2E">
              <w:rPr>
                <w:rStyle w:val="Hyperlink"/>
                <w:noProof/>
              </w:rPr>
              <w:t>Code Warnungen</w:t>
            </w:r>
            <w:r w:rsidR="001E32E9">
              <w:rPr>
                <w:noProof/>
                <w:webHidden/>
              </w:rPr>
              <w:tab/>
            </w:r>
            <w:r w:rsidR="001E32E9">
              <w:rPr>
                <w:noProof/>
                <w:webHidden/>
              </w:rPr>
              <w:fldChar w:fldCharType="begin"/>
            </w:r>
            <w:r w:rsidR="001E32E9">
              <w:rPr>
                <w:noProof/>
                <w:webHidden/>
              </w:rPr>
              <w:instrText xml:space="preserve"> PAGEREF _Toc312080591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14:paraId="34F34C10" w14:textId="77777777" w:rsidR="001E32E9" w:rsidRDefault="00E011FE">
          <w:pPr>
            <w:pStyle w:val="TOC2"/>
            <w:tabs>
              <w:tab w:val="left" w:pos="880"/>
              <w:tab w:val="right" w:leader="dot" w:pos="9062"/>
            </w:tabs>
            <w:rPr>
              <w:noProof/>
              <w:sz w:val="22"/>
              <w:szCs w:val="22"/>
              <w:lang w:eastAsia="de-CH"/>
            </w:rPr>
          </w:pPr>
          <w:hyperlink w:anchor="_Toc312080592" w:history="1">
            <w:r w:rsidR="001E32E9" w:rsidRPr="009B2F2E">
              <w:rPr>
                <w:rStyle w:val="Hyperlink"/>
                <w:noProof/>
              </w:rPr>
              <w:t>4.4</w:t>
            </w:r>
            <w:r w:rsidR="001E32E9">
              <w:rPr>
                <w:noProof/>
                <w:sz w:val="22"/>
                <w:szCs w:val="22"/>
                <w:lang w:eastAsia="de-CH"/>
              </w:rPr>
              <w:tab/>
            </w:r>
            <w:r w:rsidR="001E32E9" w:rsidRPr="009B2F2E">
              <w:rPr>
                <w:rStyle w:val="Hyperlink"/>
                <w:noProof/>
              </w:rPr>
              <w:t>Coding Standards</w:t>
            </w:r>
            <w:r w:rsidR="001E32E9">
              <w:rPr>
                <w:noProof/>
                <w:webHidden/>
              </w:rPr>
              <w:tab/>
            </w:r>
            <w:r w:rsidR="001E32E9">
              <w:rPr>
                <w:noProof/>
                <w:webHidden/>
              </w:rPr>
              <w:fldChar w:fldCharType="begin"/>
            </w:r>
            <w:r w:rsidR="001E32E9">
              <w:rPr>
                <w:noProof/>
                <w:webHidden/>
              </w:rPr>
              <w:instrText xml:space="preserve"> PAGEREF _Toc312080592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74B9CB64" w14:textId="77777777" w:rsidR="001E32E9" w:rsidRDefault="00E011FE">
          <w:pPr>
            <w:pStyle w:val="TOC3"/>
            <w:tabs>
              <w:tab w:val="left" w:pos="1100"/>
              <w:tab w:val="right" w:leader="dot" w:pos="9062"/>
            </w:tabs>
            <w:rPr>
              <w:noProof/>
              <w:sz w:val="22"/>
            </w:rPr>
          </w:pPr>
          <w:hyperlink w:anchor="_Toc312080593" w:history="1">
            <w:r w:rsidR="001E32E9" w:rsidRPr="009B2F2E">
              <w:rPr>
                <w:rStyle w:val="Hyperlink"/>
                <w:noProof/>
              </w:rPr>
              <w:t>4.4.1</w:t>
            </w:r>
            <w:r w:rsidR="001E32E9">
              <w:rPr>
                <w:noProof/>
                <w:sz w:val="22"/>
              </w:rPr>
              <w:tab/>
            </w:r>
            <w:r w:rsidR="001E32E9" w:rsidRPr="009B2F2E">
              <w:rPr>
                <w:rStyle w:val="Hyperlink"/>
                <w:noProof/>
              </w:rPr>
              <w:t>C# Namenskonventionen</w:t>
            </w:r>
            <w:r w:rsidR="001E32E9">
              <w:rPr>
                <w:noProof/>
                <w:webHidden/>
              </w:rPr>
              <w:tab/>
            </w:r>
            <w:r w:rsidR="001E32E9">
              <w:rPr>
                <w:noProof/>
                <w:webHidden/>
              </w:rPr>
              <w:fldChar w:fldCharType="begin"/>
            </w:r>
            <w:r w:rsidR="001E32E9">
              <w:rPr>
                <w:noProof/>
                <w:webHidden/>
              </w:rPr>
              <w:instrText xml:space="preserve"> PAGEREF _Toc312080593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16BCA368" w14:textId="77777777" w:rsidR="001E32E9" w:rsidRDefault="00E011FE">
          <w:pPr>
            <w:pStyle w:val="TOC3"/>
            <w:tabs>
              <w:tab w:val="left" w:pos="1100"/>
              <w:tab w:val="right" w:leader="dot" w:pos="9062"/>
            </w:tabs>
            <w:rPr>
              <w:noProof/>
              <w:sz w:val="22"/>
            </w:rPr>
          </w:pPr>
          <w:hyperlink w:anchor="_Toc312080594" w:history="1">
            <w:r w:rsidR="001E32E9" w:rsidRPr="009B2F2E">
              <w:rPr>
                <w:rStyle w:val="Hyperlink"/>
                <w:noProof/>
              </w:rPr>
              <w:t>4.4.2</w:t>
            </w:r>
            <w:r w:rsidR="001E32E9">
              <w:rPr>
                <w:noProof/>
                <w:sz w:val="22"/>
              </w:rPr>
              <w:tab/>
            </w:r>
            <w:r w:rsidR="001E32E9" w:rsidRPr="009B2F2E">
              <w:rPr>
                <w:rStyle w:val="Hyperlink"/>
                <w:noProof/>
              </w:rPr>
              <w:t>Formatierungsstil</w:t>
            </w:r>
            <w:r w:rsidR="001E32E9">
              <w:rPr>
                <w:noProof/>
                <w:webHidden/>
              </w:rPr>
              <w:tab/>
            </w:r>
            <w:r w:rsidR="001E32E9">
              <w:rPr>
                <w:noProof/>
                <w:webHidden/>
              </w:rPr>
              <w:fldChar w:fldCharType="begin"/>
            </w:r>
            <w:r w:rsidR="001E32E9">
              <w:rPr>
                <w:noProof/>
                <w:webHidden/>
              </w:rPr>
              <w:instrText xml:space="preserve"> PAGEREF _Toc312080594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5DD58BCB" w14:textId="77777777" w:rsidR="001E32E9" w:rsidRDefault="00E011FE">
          <w:pPr>
            <w:pStyle w:val="TOC3"/>
            <w:tabs>
              <w:tab w:val="left" w:pos="1100"/>
              <w:tab w:val="right" w:leader="dot" w:pos="9062"/>
            </w:tabs>
            <w:rPr>
              <w:noProof/>
              <w:sz w:val="22"/>
            </w:rPr>
          </w:pPr>
          <w:hyperlink w:anchor="_Toc312080595" w:history="1">
            <w:r w:rsidR="001E32E9" w:rsidRPr="009B2F2E">
              <w:rPr>
                <w:rStyle w:val="Hyperlink"/>
                <w:noProof/>
              </w:rPr>
              <w:t>4.4.3</w:t>
            </w:r>
            <w:r w:rsidR="001E32E9">
              <w:rPr>
                <w:noProof/>
                <w:sz w:val="22"/>
              </w:rPr>
              <w:tab/>
            </w:r>
            <w:r w:rsidR="001E32E9" w:rsidRPr="009B2F2E">
              <w:rPr>
                <w:rStyle w:val="Hyperlink"/>
                <w:noProof/>
              </w:rPr>
              <w:t>CleanUp</w:t>
            </w:r>
            <w:r w:rsidR="001E32E9">
              <w:rPr>
                <w:noProof/>
                <w:webHidden/>
              </w:rPr>
              <w:tab/>
            </w:r>
            <w:r w:rsidR="001E32E9">
              <w:rPr>
                <w:noProof/>
                <w:webHidden/>
              </w:rPr>
              <w:fldChar w:fldCharType="begin"/>
            </w:r>
            <w:r w:rsidR="001E32E9">
              <w:rPr>
                <w:noProof/>
                <w:webHidden/>
              </w:rPr>
              <w:instrText xml:space="preserve"> PAGEREF _Toc312080595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6460E1BB" w14:textId="77777777" w:rsidR="001E32E9" w:rsidRDefault="00E011FE">
          <w:pPr>
            <w:pStyle w:val="TOC2"/>
            <w:tabs>
              <w:tab w:val="left" w:pos="880"/>
              <w:tab w:val="right" w:leader="dot" w:pos="9062"/>
            </w:tabs>
            <w:rPr>
              <w:noProof/>
              <w:sz w:val="22"/>
              <w:szCs w:val="22"/>
              <w:lang w:eastAsia="de-CH"/>
            </w:rPr>
          </w:pPr>
          <w:hyperlink w:anchor="_Toc312080596" w:history="1">
            <w:r w:rsidR="001E32E9" w:rsidRPr="009B2F2E">
              <w:rPr>
                <w:rStyle w:val="Hyperlink"/>
                <w:noProof/>
              </w:rPr>
              <w:t>4.5</w:t>
            </w:r>
            <w:r w:rsidR="001E32E9">
              <w:rPr>
                <w:noProof/>
                <w:sz w:val="22"/>
                <w:szCs w:val="22"/>
                <w:lang w:eastAsia="de-CH"/>
              </w:rPr>
              <w:tab/>
            </w:r>
            <w:r w:rsidR="001E32E9" w:rsidRPr="009B2F2E">
              <w:rPr>
                <w:rStyle w:val="Hyperlink"/>
                <w:noProof/>
              </w:rPr>
              <w:t>Dokumentation Quellcode</w:t>
            </w:r>
            <w:r w:rsidR="001E32E9">
              <w:rPr>
                <w:noProof/>
                <w:webHidden/>
              </w:rPr>
              <w:tab/>
            </w:r>
            <w:r w:rsidR="001E32E9">
              <w:rPr>
                <w:noProof/>
                <w:webHidden/>
              </w:rPr>
              <w:fldChar w:fldCharType="begin"/>
            </w:r>
            <w:r w:rsidR="001E32E9">
              <w:rPr>
                <w:noProof/>
                <w:webHidden/>
              </w:rPr>
              <w:instrText xml:space="preserve"> PAGEREF _Toc312080596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14:paraId="73C0ADDA" w14:textId="77777777" w:rsidR="001E32E9" w:rsidRDefault="00E011FE">
          <w:pPr>
            <w:pStyle w:val="TOC1"/>
            <w:tabs>
              <w:tab w:val="left" w:pos="440"/>
              <w:tab w:val="right" w:leader="dot" w:pos="9062"/>
            </w:tabs>
            <w:rPr>
              <w:b w:val="0"/>
              <w:noProof/>
              <w:sz w:val="22"/>
              <w:szCs w:val="22"/>
              <w:lang w:eastAsia="de-CH"/>
            </w:rPr>
          </w:pPr>
          <w:hyperlink w:anchor="_Toc312080597" w:history="1">
            <w:r w:rsidR="001E32E9" w:rsidRPr="009B2F2E">
              <w:rPr>
                <w:rStyle w:val="Hyperlink"/>
                <w:noProof/>
              </w:rPr>
              <w:t>5</w:t>
            </w:r>
            <w:r w:rsidR="001E32E9">
              <w:rPr>
                <w:b w:val="0"/>
                <w:noProof/>
                <w:sz w:val="22"/>
                <w:szCs w:val="22"/>
                <w:lang w:eastAsia="de-CH"/>
              </w:rPr>
              <w:tab/>
            </w:r>
            <w:r w:rsidR="001E32E9" w:rsidRPr="009B2F2E">
              <w:rPr>
                <w:rStyle w:val="Hyperlink"/>
                <w:noProof/>
              </w:rPr>
              <w:t>Code Reviews</w:t>
            </w:r>
            <w:r w:rsidR="001E32E9">
              <w:rPr>
                <w:noProof/>
                <w:webHidden/>
              </w:rPr>
              <w:tab/>
            </w:r>
            <w:r w:rsidR="001E32E9">
              <w:rPr>
                <w:noProof/>
                <w:webHidden/>
              </w:rPr>
              <w:fldChar w:fldCharType="begin"/>
            </w:r>
            <w:r w:rsidR="001E32E9">
              <w:rPr>
                <w:noProof/>
                <w:webHidden/>
              </w:rPr>
              <w:instrText xml:space="preserve"> PAGEREF _Toc312080597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14:paraId="41DA8C1E" w14:textId="77777777" w:rsidR="001E32E9" w:rsidRDefault="00E011FE">
          <w:pPr>
            <w:pStyle w:val="TOC3"/>
            <w:tabs>
              <w:tab w:val="left" w:pos="1100"/>
              <w:tab w:val="right" w:leader="dot" w:pos="9062"/>
            </w:tabs>
            <w:rPr>
              <w:noProof/>
              <w:sz w:val="22"/>
            </w:rPr>
          </w:pPr>
          <w:hyperlink w:anchor="_Toc312080598" w:history="1">
            <w:r w:rsidR="001E32E9" w:rsidRPr="009B2F2E">
              <w:rPr>
                <w:rStyle w:val="Hyperlink"/>
                <w:noProof/>
              </w:rPr>
              <w:t>5.1.1</w:t>
            </w:r>
            <w:r w:rsidR="001E32E9">
              <w:rPr>
                <w:noProof/>
                <w:sz w:val="22"/>
              </w:rPr>
              <w:tab/>
            </w:r>
            <w:r w:rsidR="001E32E9" w:rsidRPr="009B2F2E">
              <w:rPr>
                <w:rStyle w:val="Hyperlink"/>
                <w:noProof/>
              </w:rPr>
              <w:t>04.11.2011</w:t>
            </w:r>
            <w:r w:rsidR="001E32E9">
              <w:rPr>
                <w:noProof/>
                <w:webHidden/>
              </w:rPr>
              <w:tab/>
            </w:r>
            <w:r w:rsidR="001E32E9">
              <w:rPr>
                <w:noProof/>
                <w:webHidden/>
              </w:rPr>
              <w:fldChar w:fldCharType="begin"/>
            </w:r>
            <w:r w:rsidR="001E32E9">
              <w:rPr>
                <w:noProof/>
                <w:webHidden/>
              </w:rPr>
              <w:instrText xml:space="preserve"> PAGEREF _Toc312080598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14:paraId="783E218D" w14:textId="77777777" w:rsidR="001E32E9" w:rsidRDefault="00E011FE">
          <w:pPr>
            <w:pStyle w:val="TOC3"/>
            <w:tabs>
              <w:tab w:val="left" w:pos="1100"/>
              <w:tab w:val="right" w:leader="dot" w:pos="9062"/>
            </w:tabs>
            <w:rPr>
              <w:noProof/>
              <w:sz w:val="22"/>
            </w:rPr>
          </w:pPr>
          <w:hyperlink w:anchor="_Toc312080599" w:history="1">
            <w:r w:rsidR="001E32E9" w:rsidRPr="009B2F2E">
              <w:rPr>
                <w:rStyle w:val="Hyperlink"/>
                <w:noProof/>
              </w:rPr>
              <w:t>5.1.2</w:t>
            </w:r>
            <w:r w:rsidR="001E32E9">
              <w:rPr>
                <w:noProof/>
                <w:sz w:val="22"/>
              </w:rPr>
              <w:tab/>
            </w:r>
            <w:r w:rsidR="001E32E9" w:rsidRPr="009B2F2E">
              <w:rPr>
                <w:rStyle w:val="Hyperlink"/>
                <w:noProof/>
              </w:rPr>
              <w:t>25.11.2011</w:t>
            </w:r>
            <w:r w:rsidR="001E32E9">
              <w:rPr>
                <w:noProof/>
                <w:webHidden/>
              </w:rPr>
              <w:tab/>
            </w:r>
            <w:r w:rsidR="001E32E9">
              <w:rPr>
                <w:noProof/>
                <w:webHidden/>
              </w:rPr>
              <w:fldChar w:fldCharType="begin"/>
            </w:r>
            <w:r w:rsidR="001E32E9">
              <w:rPr>
                <w:noProof/>
                <w:webHidden/>
              </w:rPr>
              <w:instrText xml:space="preserve"> PAGEREF _Toc312080599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14:paraId="029A2972" w14:textId="77777777" w:rsidR="001E32E9" w:rsidRDefault="00E011FE">
          <w:pPr>
            <w:pStyle w:val="TOC3"/>
            <w:tabs>
              <w:tab w:val="left" w:pos="1100"/>
              <w:tab w:val="right" w:leader="dot" w:pos="9062"/>
            </w:tabs>
            <w:rPr>
              <w:noProof/>
              <w:sz w:val="22"/>
            </w:rPr>
          </w:pPr>
          <w:hyperlink w:anchor="_Toc312080600" w:history="1">
            <w:r w:rsidR="001E32E9" w:rsidRPr="009B2F2E">
              <w:rPr>
                <w:rStyle w:val="Hyperlink"/>
                <w:noProof/>
              </w:rPr>
              <w:t>5.1.3</w:t>
            </w:r>
            <w:r w:rsidR="001E32E9">
              <w:rPr>
                <w:noProof/>
                <w:sz w:val="22"/>
              </w:rPr>
              <w:tab/>
            </w:r>
            <w:r w:rsidR="001E32E9" w:rsidRPr="009B2F2E">
              <w:rPr>
                <w:rStyle w:val="Hyperlink"/>
                <w:noProof/>
              </w:rPr>
              <w:t>09.12.2011</w:t>
            </w:r>
            <w:r w:rsidR="001E32E9">
              <w:rPr>
                <w:noProof/>
                <w:webHidden/>
              </w:rPr>
              <w:tab/>
            </w:r>
            <w:r w:rsidR="001E32E9">
              <w:rPr>
                <w:noProof/>
                <w:webHidden/>
              </w:rPr>
              <w:fldChar w:fldCharType="begin"/>
            </w:r>
            <w:r w:rsidR="001E32E9">
              <w:rPr>
                <w:noProof/>
                <w:webHidden/>
              </w:rPr>
              <w:instrText xml:space="preserve"> PAGEREF _Toc312080600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14:paraId="6F349A68" w14:textId="77777777" w:rsidR="001E32E9" w:rsidRDefault="00E011FE">
          <w:pPr>
            <w:pStyle w:val="TOC3"/>
            <w:tabs>
              <w:tab w:val="left" w:pos="1100"/>
              <w:tab w:val="right" w:leader="dot" w:pos="9062"/>
            </w:tabs>
            <w:rPr>
              <w:noProof/>
              <w:sz w:val="22"/>
            </w:rPr>
          </w:pPr>
          <w:hyperlink w:anchor="_Toc312080601" w:history="1">
            <w:r w:rsidR="001E32E9" w:rsidRPr="009B2F2E">
              <w:rPr>
                <w:rStyle w:val="Hyperlink"/>
                <w:noProof/>
              </w:rPr>
              <w:t>5.1.4</w:t>
            </w:r>
            <w:r w:rsidR="001E32E9">
              <w:rPr>
                <w:noProof/>
                <w:sz w:val="22"/>
              </w:rPr>
              <w:tab/>
            </w:r>
            <w:r w:rsidR="001E32E9" w:rsidRPr="009B2F2E">
              <w:rPr>
                <w:rStyle w:val="Hyperlink"/>
                <w:noProof/>
              </w:rPr>
              <w:t>16.12.2011</w:t>
            </w:r>
            <w:r w:rsidR="001E32E9">
              <w:rPr>
                <w:noProof/>
                <w:webHidden/>
              </w:rPr>
              <w:tab/>
            </w:r>
            <w:r w:rsidR="001E32E9">
              <w:rPr>
                <w:noProof/>
                <w:webHidden/>
              </w:rPr>
              <w:fldChar w:fldCharType="begin"/>
            </w:r>
            <w:r w:rsidR="001E32E9">
              <w:rPr>
                <w:noProof/>
                <w:webHidden/>
              </w:rPr>
              <w:instrText xml:space="preserve"> PAGEREF _Toc312080601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14:paraId="50147720" w14:textId="77777777" w:rsidR="00A06B4F" w:rsidRDefault="00AF4AE0">
          <w:r>
            <w:rPr>
              <w:b/>
              <w:bCs/>
              <w:lang w:val="de-DE"/>
            </w:rPr>
            <w:lastRenderedPageBreak/>
            <w:fldChar w:fldCharType="end"/>
          </w:r>
        </w:p>
      </w:sdtContent>
    </w:sdt>
    <w:p w14:paraId="3C2AF465" w14:textId="77777777" w:rsidR="00180678" w:rsidRDefault="00180678" w:rsidP="00180678">
      <w:pPr>
        <w:pStyle w:val="Heading2"/>
      </w:pPr>
      <w:bookmarkStart w:id="3" w:name="_Toc312080543"/>
      <w:r>
        <w:t>Abbildungsverzeichnis</w:t>
      </w:r>
      <w:bookmarkEnd w:id="3"/>
    </w:p>
    <w:p w14:paraId="56EEA480" w14:textId="77777777" w:rsidR="001E32E9"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080602" w:history="1">
        <w:r w:rsidR="001E32E9" w:rsidRPr="00545B89">
          <w:rPr>
            <w:rStyle w:val="Hyperlink"/>
            <w:noProof/>
          </w:rPr>
          <w:t>Abbildung 1 - Unit Tests 31.10.2011</w:t>
        </w:r>
        <w:r w:rsidR="001E32E9">
          <w:rPr>
            <w:noProof/>
            <w:webHidden/>
          </w:rPr>
          <w:tab/>
        </w:r>
        <w:r w:rsidR="001E32E9">
          <w:rPr>
            <w:noProof/>
            <w:webHidden/>
          </w:rPr>
          <w:fldChar w:fldCharType="begin"/>
        </w:r>
        <w:r w:rsidR="001E32E9">
          <w:rPr>
            <w:noProof/>
            <w:webHidden/>
          </w:rPr>
          <w:instrText xml:space="preserve"> PAGEREF _Toc312080602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14:paraId="1C29AC3A" w14:textId="77777777" w:rsidR="001E32E9" w:rsidRDefault="00E011FE">
      <w:pPr>
        <w:pStyle w:val="TableofFigures"/>
        <w:tabs>
          <w:tab w:val="right" w:leader="dot" w:pos="9062"/>
        </w:tabs>
        <w:rPr>
          <w:noProof/>
          <w:sz w:val="22"/>
          <w:szCs w:val="22"/>
          <w:lang w:eastAsia="de-CH"/>
        </w:rPr>
      </w:pPr>
      <w:hyperlink w:anchor="_Toc312080603" w:history="1">
        <w:r w:rsidR="001E32E9" w:rsidRPr="00545B89">
          <w:rPr>
            <w:rStyle w:val="Hyperlink"/>
            <w:noProof/>
          </w:rPr>
          <w:t>Abbildung 2 - Test Coverage 31.10.2011</w:t>
        </w:r>
        <w:r w:rsidR="001E32E9">
          <w:rPr>
            <w:noProof/>
            <w:webHidden/>
          </w:rPr>
          <w:tab/>
        </w:r>
        <w:r w:rsidR="001E32E9">
          <w:rPr>
            <w:noProof/>
            <w:webHidden/>
          </w:rPr>
          <w:fldChar w:fldCharType="begin"/>
        </w:r>
        <w:r w:rsidR="001E32E9">
          <w:rPr>
            <w:noProof/>
            <w:webHidden/>
          </w:rPr>
          <w:instrText xml:space="preserve"> PAGEREF _Toc312080603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14:paraId="05C0EBDD" w14:textId="77777777" w:rsidR="001E32E9" w:rsidRDefault="00E011FE">
      <w:pPr>
        <w:pStyle w:val="TableofFigures"/>
        <w:tabs>
          <w:tab w:val="right" w:leader="dot" w:pos="9062"/>
        </w:tabs>
        <w:rPr>
          <w:noProof/>
          <w:sz w:val="22"/>
          <w:szCs w:val="22"/>
          <w:lang w:eastAsia="de-CH"/>
        </w:rPr>
      </w:pPr>
      <w:hyperlink w:anchor="_Toc312080604" w:history="1">
        <w:r w:rsidR="001E32E9" w:rsidRPr="00545B89">
          <w:rPr>
            <w:rStyle w:val="Hyperlink"/>
            <w:noProof/>
          </w:rPr>
          <w:t>Abbildung 3 - Unit Tests 15.11.2011</w:t>
        </w:r>
        <w:r w:rsidR="001E32E9">
          <w:rPr>
            <w:noProof/>
            <w:webHidden/>
          </w:rPr>
          <w:tab/>
        </w:r>
        <w:r w:rsidR="001E32E9">
          <w:rPr>
            <w:noProof/>
            <w:webHidden/>
          </w:rPr>
          <w:fldChar w:fldCharType="begin"/>
        </w:r>
        <w:r w:rsidR="001E32E9">
          <w:rPr>
            <w:noProof/>
            <w:webHidden/>
          </w:rPr>
          <w:instrText xml:space="preserve"> PAGEREF _Toc312080604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14:paraId="55253901" w14:textId="77777777" w:rsidR="001E32E9" w:rsidRDefault="00E011FE">
      <w:pPr>
        <w:pStyle w:val="TableofFigures"/>
        <w:tabs>
          <w:tab w:val="right" w:leader="dot" w:pos="9062"/>
        </w:tabs>
        <w:rPr>
          <w:noProof/>
          <w:sz w:val="22"/>
          <w:szCs w:val="22"/>
          <w:lang w:eastAsia="de-CH"/>
        </w:rPr>
      </w:pPr>
      <w:hyperlink w:anchor="_Toc312080605" w:history="1">
        <w:r w:rsidR="001E32E9" w:rsidRPr="00545B89">
          <w:rPr>
            <w:rStyle w:val="Hyperlink"/>
            <w:noProof/>
          </w:rPr>
          <w:t>Abbildung 4 - Test Coverage 15.11.2011</w:t>
        </w:r>
        <w:r w:rsidR="001E32E9">
          <w:rPr>
            <w:noProof/>
            <w:webHidden/>
          </w:rPr>
          <w:tab/>
        </w:r>
        <w:r w:rsidR="001E32E9">
          <w:rPr>
            <w:noProof/>
            <w:webHidden/>
          </w:rPr>
          <w:fldChar w:fldCharType="begin"/>
        </w:r>
        <w:r w:rsidR="001E32E9">
          <w:rPr>
            <w:noProof/>
            <w:webHidden/>
          </w:rPr>
          <w:instrText xml:space="preserve"> PAGEREF _Toc312080605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14:paraId="1008AC4A" w14:textId="77777777" w:rsidR="001E32E9" w:rsidRDefault="00E011FE">
      <w:pPr>
        <w:pStyle w:val="TableofFigures"/>
        <w:tabs>
          <w:tab w:val="right" w:leader="dot" w:pos="9062"/>
        </w:tabs>
        <w:rPr>
          <w:noProof/>
          <w:sz w:val="22"/>
          <w:szCs w:val="22"/>
          <w:lang w:eastAsia="de-CH"/>
        </w:rPr>
      </w:pPr>
      <w:hyperlink w:anchor="_Toc312080606" w:history="1">
        <w:r w:rsidR="001E32E9" w:rsidRPr="00545B89">
          <w:rPr>
            <w:rStyle w:val="Hyperlink"/>
            <w:noProof/>
          </w:rPr>
          <w:t>Abbildung 5 - Unit Tests 28.11.2011</w:t>
        </w:r>
        <w:r w:rsidR="001E32E9">
          <w:rPr>
            <w:noProof/>
            <w:webHidden/>
          </w:rPr>
          <w:tab/>
        </w:r>
        <w:r w:rsidR="001E32E9">
          <w:rPr>
            <w:noProof/>
            <w:webHidden/>
          </w:rPr>
          <w:fldChar w:fldCharType="begin"/>
        </w:r>
        <w:r w:rsidR="001E32E9">
          <w:rPr>
            <w:noProof/>
            <w:webHidden/>
          </w:rPr>
          <w:instrText xml:space="preserve"> PAGEREF _Toc312080606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14:paraId="37C64CF4" w14:textId="77777777" w:rsidR="001E32E9" w:rsidRDefault="00E011FE">
      <w:pPr>
        <w:pStyle w:val="TableofFigures"/>
        <w:tabs>
          <w:tab w:val="right" w:leader="dot" w:pos="9062"/>
        </w:tabs>
        <w:rPr>
          <w:noProof/>
          <w:sz w:val="22"/>
          <w:szCs w:val="22"/>
          <w:lang w:eastAsia="de-CH"/>
        </w:rPr>
      </w:pPr>
      <w:hyperlink w:anchor="_Toc312080607" w:history="1">
        <w:r w:rsidR="001E32E9" w:rsidRPr="00545B89">
          <w:rPr>
            <w:rStyle w:val="Hyperlink"/>
            <w:noProof/>
          </w:rPr>
          <w:t>Abbildung 6 - Test Coverage 28.11.2011</w:t>
        </w:r>
        <w:r w:rsidR="001E32E9">
          <w:rPr>
            <w:noProof/>
            <w:webHidden/>
          </w:rPr>
          <w:tab/>
        </w:r>
        <w:r w:rsidR="001E32E9">
          <w:rPr>
            <w:noProof/>
            <w:webHidden/>
          </w:rPr>
          <w:fldChar w:fldCharType="begin"/>
        </w:r>
        <w:r w:rsidR="001E32E9">
          <w:rPr>
            <w:noProof/>
            <w:webHidden/>
          </w:rPr>
          <w:instrText xml:space="preserve"> PAGEREF _Toc312080607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14:paraId="4D82FDB6" w14:textId="77777777" w:rsidR="001E32E9" w:rsidRDefault="00E011FE">
      <w:pPr>
        <w:pStyle w:val="TableofFigures"/>
        <w:tabs>
          <w:tab w:val="right" w:leader="dot" w:pos="9062"/>
        </w:tabs>
        <w:rPr>
          <w:noProof/>
          <w:sz w:val="22"/>
          <w:szCs w:val="22"/>
          <w:lang w:eastAsia="de-CH"/>
        </w:rPr>
      </w:pPr>
      <w:hyperlink w:anchor="_Toc312080608" w:history="1">
        <w:r w:rsidR="001E32E9" w:rsidRPr="00545B89">
          <w:rPr>
            <w:rStyle w:val="Hyperlink"/>
            <w:noProof/>
          </w:rPr>
          <w:t>Abbildung 7 - Unit Tests 11.12.2011</w:t>
        </w:r>
        <w:r w:rsidR="001E32E9">
          <w:rPr>
            <w:noProof/>
            <w:webHidden/>
          </w:rPr>
          <w:tab/>
        </w:r>
        <w:r w:rsidR="001E32E9">
          <w:rPr>
            <w:noProof/>
            <w:webHidden/>
          </w:rPr>
          <w:fldChar w:fldCharType="begin"/>
        </w:r>
        <w:r w:rsidR="001E32E9">
          <w:rPr>
            <w:noProof/>
            <w:webHidden/>
          </w:rPr>
          <w:instrText xml:space="preserve"> PAGEREF _Toc312080608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14:paraId="354C1D7D" w14:textId="77777777" w:rsidR="001E32E9" w:rsidRDefault="00E011FE">
      <w:pPr>
        <w:pStyle w:val="TableofFigures"/>
        <w:tabs>
          <w:tab w:val="right" w:leader="dot" w:pos="9062"/>
        </w:tabs>
        <w:rPr>
          <w:noProof/>
          <w:sz w:val="22"/>
          <w:szCs w:val="22"/>
          <w:lang w:eastAsia="de-CH"/>
        </w:rPr>
      </w:pPr>
      <w:hyperlink w:anchor="_Toc312080609" w:history="1">
        <w:r w:rsidR="001E32E9" w:rsidRPr="00545B89">
          <w:rPr>
            <w:rStyle w:val="Hyperlink"/>
            <w:noProof/>
          </w:rPr>
          <w:t>Abbildung 8 - Test Coverage 11.12.2011</w:t>
        </w:r>
        <w:r w:rsidR="001E32E9">
          <w:rPr>
            <w:noProof/>
            <w:webHidden/>
          </w:rPr>
          <w:tab/>
        </w:r>
        <w:r w:rsidR="001E32E9">
          <w:rPr>
            <w:noProof/>
            <w:webHidden/>
          </w:rPr>
          <w:fldChar w:fldCharType="begin"/>
        </w:r>
        <w:r w:rsidR="001E32E9">
          <w:rPr>
            <w:noProof/>
            <w:webHidden/>
          </w:rPr>
          <w:instrText xml:space="preserve"> PAGEREF _Toc312080609 \h </w:instrText>
        </w:r>
        <w:r w:rsidR="001E32E9">
          <w:rPr>
            <w:noProof/>
            <w:webHidden/>
          </w:rPr>
        </w:r>
        <w:r w:rsidR="001E32E9">
          <w:rPr>
            <w:noProof/>
            <w:webHidden/>
          </w:rPr>
          <w:fldChar w:fldCharType="separate"/>
        </w:r>
        <w:r w:rsidR="001E32E9">
          <w:rPr>
            <w:noProof/>
            <w:webHidden/>
          </w:rPr>
          <w:t>8</w:t>
        </w:r>
        <w:r w:rsidR="001E32E9">
          <w:rPr>
            <w:noProof/>
            <w:webHidden/>
          </w:rPr>
          <w:fldChar w:fldCharType="end"/>
        </w:r>
      </w:hyperlink>
    </w:p>
    <w:p w14:paraId="44140D3E" w14:textId="77777777" w:rsidR="001E32E9" w:rsidRDefault="00E011FE">
      <w:pPr>
        <w:pStyle w:val="TableofFigures"/>
        <w:tabs>
          <w:tab w:val="right" w:leader="dot" w:pos="9062"/>
        </w:tabs>
        <w:rPr>
          <w:noProof/>
          <w:sz w:val="22"/>
          <w:szCs w:val="22"/>
          <w:lang w:eastAsia="de-CH"/>
        </w:rPr>
      </w:pPr>
      <w:hyperlink w:anchor="_Toc312080610" w:history="1">
        <w:r w:rsidR="001E32E9" w:rsidRPr="00545B89">
          <w:rPr>
            <w:rStyle w:val="Hyperlink"/>
            <w:noProof/>
          </w:rPr>
          <w:t>Abbildung 9 - Unit Tests 16.12.2011 Teil 1</w:t>
        </w:r>
        <w:r w:rsidR="001E32E9">
          <w:rPr>
            <w:noProof/>
            <w:webHidden/>
          </w:rPr>
          <w:tab/>
        </w:r>
        <w:r w:rsidR="001E32E9">
          <w:rPr>
            <w:noProof/>
            <w:webHidden/>
          </w:rPr>
          <w:fldChar w:fldCharType="begin"/>
        </w:r>
        <w:r w:rsidR="001E32E9">
          <w:rPr>
            <w:noProof/>
            <w:webHidden/>
          </w:rPr>
          <w:instrText xml:space="preserve"> PAGEREF _Toc312080610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14:paraId="504CCC47" w14:textId="77777777" w:rsidR="001E32E9" w:rsidRDefault="00E011FE">
      <w:pPr>
        <w:pStyle w:val="TableofFigures"/>
        <w:tabs>
          <w:tab w:val="right" w:leader="dot" w:pos="9062"/>
        </w:tabs>
        <w:rPr>
          <w:noProof/>
          <w:sz w:val="22"/>
          <w:szCs w:val="22"/>
          <w:lang w:eastAsia="de-CH"/>
        </w:rPr>
      </w:pPr>
      <w:hyperlink w:anchor="_Toc312080611" w:history="1">
        <w:r w:rsidR="001E32E9" w:rsidRPr="00545B89">
          <w:rPr>
            <w:rStyle w:val="Hyperlink"/>
            <w:noProof/>
          </w:rPr>
          <w:t>Abbildung 10 - Unit Tests 16.12.2011 Teil 2</w:t>
        </w:r>
        <w:r w:rsidR="001E32E9">
          <w:rPr>
            <w:noProof/>
            <w:webHidden/>
          </w:rPr>
          <w:tab/>
        </w:r>
        <w:r w:rsidR="001E32E9">
          <w:rPr>
            <w:noProof/>
            <w:webHidden/>
          </w:rPr>
          <w:fldChar w:fldCharType="begin"/>
        </w:r>
        <w:r w:rsidR="001E32E9">
          <w:rPr>
            <w:noProof/>
            <w:webHidden/>
          </w:rPr>
          <w:instrText xml:space="preserve"> PAGEREF _Toc312080611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14:paraId="2D45A7F2" w14:textId="77777777" w:rsidR="001E32E9" w:rsidRDefault="00E011FE">
      <w:pPr>
        <w:pStyle w:val="TableofFigures"/>
        <w:tabs>
          <w:tab w:val="right" w:leader="dot" w:pos="9062"/>
        </w:tabs>
        <w:rPr>
          <w:noProof/>
          <w:sz w:val="22"/>
          <w:szCs w:val="22"/>
          <w:lang w:eastAsia="de-CH"/>
        </w:rPr>
      </w:pPr>
      <w:hyperlink w:anchor="_Toc312080612" w:history="1">
        <w:r w:rsidR="001E32E9" w:rsidRPr="00545B89">
          <w:rPr>
            <w:rStyle w:val="Hyperlink"/>
            <w:noProof/>
          </w:rPr>
          <w:t>Abbildung 11 - Test Coverage 16.12.2011</w:t>
        </w:r>
        <w:r w:rsidR="001E32E9">
          <w:rPr>
            <w:noProof/>
            <w:webHidden/>
          </w:rPr>
          <w:tab/>
        </w:r>
        <w:r w:rsidR="001E32E9">
          <w:rPr>
            <w:noProof/>
            <w:webHidden/>
          </w:rPr>
          <w:fldChar w:fldCharType="begin"/>
        </w:r>
        <w:r w:rsidR="001E32E9">
          <w:rPr>
            <w:noProof/>
            <w:webHidden/>
          </w:rPr>
          <w:instrText xml:space="preserve"> PAGEREF _Toc312080612 \h </w:instrText>
        </w:r>
        <w:r w:rsidR="001E32E9">
          <w:rPr>
            <w:noProof/>
            <w:webHidden/>
          </w:rPr>
        </w:r>
        <w:r w:rsidR="001E32E9">
          <w:rPr>
            <w:noProof/>
            <w:webHidden/>
          </w:rPr>
          <w:fldChar w:fldCharType="separate"/>
        </w:r>
        <w:r w:rsidR="001E32E9">
          <w:rPr>
            <w:noProof/>
            <w:webHidden/>
          </w:rPr>
          <w:t>10</w:t>
        </w:r>
        <w:r w:rsidR="001E32E9">
          <w:rPr>
            <w:noProof/>
            <w:webHidden/>
          </w:rPr>
          <w:fldChar w:fldCharType="end"/>
        </w:r>
      </w:hyperlink>
    </w:p>
    <w:p w14:paraId="6448B4D2" w14:textId="77777777" w:rsidR="001E32E9" w:rsidRDefault="00E011FE">
      <w:pPr>
        <w:pStyle w:val="TableofFigures"/>
        <w:tabs>
          <w:tab w:val="right" w:leader="dot" w:pos="9062"/>
        </w:tabs>
        <w:rPr>
          <w:noProof/>
          <w:sz w:val="22"/>
          <w:szCs w:val="22"/>
          <w:lang w:eastAsia="de-CH"/>
        </w:rPr>
      </w:pPr>
      <w:hyperlink r:id="rId10" w:anchor="_Toc312080613" w:history="1">
        <w:r w:rsidR="001E32E9" w:rsidRPr="00545B89">
          <w:rPr>
            <w:rStyle w:val="Hyperlink"/>
            <w:noProof/>
          </w:rPr>
          <w:t>Abbildung 12 - Usability nach ISO 9241-11 und Quesenbery</w:t>
        </w:r>
        <w:r w:rsidR="001E32E9">
          <w:rPr>
            <w:noProof/>
            <w:webHidden/>
          </w:rPr>
          <w:tab/>
        </w:r>
        <w:r w:rsidR="001E32E9">
          <w:rPr>
            <w:noProof/>
            <w:webHidden/>
          </w:rPr>
          <w:fldChar w:fldCharType="begin"/>
        </w:r>
        <w:r w:rsidR="001E32E9">
          <w:rPr>
            <w:noProof/>
            <w:webHidden/>
          </w:rPr>
          <w:instrText xml:space="preserve"> PAGEREF _Toc312080613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14:paraId="544DC82F" w14:textId="77777777" w:rsidR="001E32E9" w:rsidRDefault="00E011FE">
      <w:pPr>
        <w:pStyle w:val="TableofFigures"/>
        <w:tabs>
          <w:tab w:val="right" w:leader="dot" w:pos="9062"/>
        </w:tabs>
        <w:rPr>
          <w:noProof/>
          <w:sz w:val="22"/>
          <w:szCs w:val="22"/>
          <w:lang w:eastAsia="de-CH"/>
        </w:rPr>
      </w:pPr>
      <w:hyperlink w:anchor="_Toc312080614" w:history="1">
        <w:r w:rsidR="001E32E9" w:rsidRPr="00545B89">
          <w:rPr>
            <w:rStyle w:val="Hyperlink"/>
            <w:noProof/>
          </w:rPr>
          <w:t>Abbildung 13 - Effektivität</w:t>
        </w:r>
        <w:r w:rsidR="001E32E9">
          <w:rPr>
            <w:noProof/>
            <w:webHidden/>
          </w:rPr>
          <w:tab/>
        </w:r>
        <w:r w:rsidR="001E32E9">
          <w:rPr>
            <w:noProof/>
            <w:webHidden/>
          </w:rPr>
          <w:fldChar w:fldCharType="begin"/>
        </w:r>
        <w:r w:rsidR="001E32E9">
          <w:rPr>
            <w:noProof/>
            <w:webHidden/>
          </w:rPr>
          <w:instrText xml:space="preserve"> PAGEREF _Toc312080614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14:paraId="4705A27E" w14:textId="77777777" w:rsidR="001E32E9" w:rsidRDefault="00E011FE">
      <w:pPr>
        <w:pStyle w:val="TableofFigures"/>
        <w:tabs>
          <w:tab w:val="right" w:leader="dot" w:pos="9062"/>
        </w:tabs>
        <w:rPr>
          <w:noProof/>
          <w:sz w:val="22"/>
          <w:szCs w:val="22"/>
          <w:lang w:eastAsia="de-CH"/>
        </w:rPr>
      </w:pPr>
      <w:hyperlink w:anchor="_Toc312080615" w:history="1">
        <w:r w:rsidR="001E32E9" w:rsidRPr="00545B89">
          <w:rPr>
            <w:rStyle w:val="Hyperlink"/>
            <w:noProof/>
          </w:rPr>
          <w:t>Abbildung 14 - Effizienz</w:t>
        </w:r>
        <w:r w:rsidR="001E32E9">
          <w:rPr>
            <w:noProof/>
            <w:webHidden/>
          </w:rPr>
          <w:tab/>
        </w:r>
        <w:r w:rsidR="001E32E9">
          <w:rPr>
            <w:noProof/>
            <w:webHidden/>
          </w:rPr>
          <w:fldChar w:fldCharType="begin"/>
        </w:r>
        <w:r w:rsidR="001E32E9">
          <w:rPr>
            <w:noProof/>
            <w:webHidden/>
          </w:rPr>
          <w:instrText xml:space="preserve"> PAGEREF _Toc312080615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14:paraId="3E37996F" w14:textId="77777777" w:rsidR="001E32E9" w:rsidRDefault="00E011FE">
      <w:pPr>
        <w:pStyle w:val="TableofFigures"/>
        <w:tabs>
          <w:tab w:val="right" w:leader="dot" w:pos="9062"/>
        </w:tabs>
        <w:rPr>
          <w:noProof/>
          <w:sz w:val="22"/>
          <w:szCs w:val="22"/>
          <w:lang w:eastAsia="de-CH"/>
        </w:rPr>
      </w:pPr>
      <w:hyperlink w:anchor="_Toc312080616" w:history="1">
        <w:r w:rsidR="001E32E9" w:rsidRPr="00545B89">
          <w:rPr>
            <w:rStyle w:val="Hyperlink"/>
            <w:noProof/>
          </w:rPr>
          <w:t>Abbildung 15 - Fehlertoleranz</w:t>
        </w:r>
        <w:r w:rsidR="001E32E9">
          <w:rPr>
            <w:noProof/>
            <w:webHidden/>
          </w:rPr>
          <w:tab/>
        </w:r>
        <w:r w:rsidR="001E32E9">
          <w:rPr>
            <w:noProof/>
            <w:webHidden/>
          </w:rPr>
          <w:fldChar w:fldCharType="begin"/>
        </w:r>
        <w:r w:rsidR="001E32E9">
          <w:rPr>
            <w:noProof/>
            <w:webHidden/>
          </w:rPr>
          <w:instrText xml:space="preserve"> PAGEREF _Toc312080616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14:paraId="7606131C" w14:textId="77777777" w:rsidR="001E32E9" w:rsidRDefault="00E011FE">
      <w:pPr>
        <w:pStyle w:val="TableofFigures"/>
        <w:tabs>
          <w:tab w:val="right" w:leader="dot" w:pos="9062"/>
        </w:tabs>
        <w:rPr>
          <w:noProof/>
          <w:sz w:val="22"/>
          <w:szCs w:val="22"/>
          <w:lang w:eastAsia="de-CH"/>
        </w:rPr>
      </w:pPr>
      <w:hyperlink w:anchor="_Toc312080617" w:history="1">
        <w:r w:rsidR="001E32E9" w:rsidRPr="00545B89">
          <w:rPr>
            <w:rStyle w:val="Hyperlink"/>
            <w:noProof/>
          </w:rPr>
          <w:t>Abbildung 16 - Zufriedenheit</w:t>
        </w:r>
        <w:r w:rsidR="001E32E9">
          <w:rPr>
            <w:noProof/>
            <w:webHidden/>
          </w:rPr>
          <w:tab/>
        </w:r>
        <w:r w:rsidR="001E32E9">
          <w:rPr>
            <w:noProof/>
            <w:webHidden/>
          </w:rPr>
          <w:fldChar w:fldCharType="begin"/>
        </w:r>
        <w:r w:rsidR="001E32E9">
          <w:rPr>
            <w:noProof/>
            <w:webHidden/>
          </w:rPr>
          <w:instrText xml:space="preserve"> PAGEREF _Toc312080617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14:paraId="62180691" w14:textId="77777777" w:rsidR="001E32E9" w:rsidRDefault="00E011FE">
      <w:pPr>
        <w:pStyle w:val="TableofFigures"/>
        <w:tabs>
          <w:tab w:val="right" w:leader="dot" w:pos="9062"/>
        </w:tabs>
        <w:rPr>
          <w:noProof/>
          <w:sz w:val="22"/>
          <w:szCs w:val="22"/>
          <w:lang w:eastAsia="de-CH"/>
        </w:rPr>
      </w:pPr>
      <w:hyperlink w:anchor="_Toc312080618" w:history="1">
        <w:r w:rsidR="001E32E9" w:rsidRPr="00545B89">
          <w:rPr>
            <w:rStyle w:val="Hyperlink"/>
            <w:noProof/>
          </w:rPr>
          <w:t>Abbildung 17 - Erlernbarkeit</w:t>
        </w:r>
        <w:r w:rsidR="001E32E9">
          <w:rPr>
            <w:noProof/>
            <w:webHidden/>
          </w:rPr>
          <w:tab/>
        </w:r>
        <w:r w:rsidR="001E32E9">
          <w:rPr>
            <w:noProof/>
            <w:webHidden/>
          </w:rPr>
          <w:fldChar w:fldCharType="begin"/>
        </w:r>
        <w:r w:rsidR="001E32E9">
          <w:rPr>
            <w:noProof/>
            <w:webHidden/>
          </w:rPr>
          <w:instrText xml:space="preserve"> PAGEREF _Toc312080618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14:paraId="4EC0CA02" w14:textId="77777777" w:rsidR="001E32E9" w:rsidRDefault="00E011FE">
      <w:pPr>
        <w:pStyle w:val="TableofFigures"/>
        <w:tabs>
          <w:tab w:val="right" w:leader="dot" w:pos="9062"/>
        </w:tabs>
        <w:rPr>
          <w:noProof/>
          <w:sz w:val="22"/>
          <w:szCs w:val="22"/>
          <w:lang w:eastAsia="de-CH"/>
        </w:rPr>
      </w:pPr>
      <w:hyperlink w:anchor="_Toc312080619" w:history="1">
        <w:r w:rsidR="001E32E9" w:rsidRPr="00545B89">
          <w:rPr>
            <w:rStyle w:val="Hyperlink"/>
            <w:noProof/>
          </w:rPr>
          <w:t>Abbildung 18 - Design</w:t>
        </w:r>
        <w:r w:rsidR="001E32E9">
          <w:rPr>
            <w:noProof/>
            <w:webHidden/>
          </w:rPr>
          <w:tab/>
        </w:r>
        <w:r w:rsidR="001E32E9">
          <w:rPr>
            <w:noProof/>
            <w:webHidden/>
          </w:rPr>
          <w:fldChar w:fldCharType="begin"/>
        </w:r>
        <w:r w:rsidR="001E32E9">
          <w:rPr>
            <w:noProof/>
            <w:webHidden/>
          </w:rPr>
          <w:instrText xml:space="preserve"> PAGEREF _Toc312080619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14:paraId="551286B1" w14:textId="77777777" w:rsidR="001E32E9" w:rsidRDefault="00E011FE">
      <w:pPr>
        <w:pStyle w:val="TableofFigures"/>
        <w:tabs>
          <w:tab w:val="right" w:leader="dot" w:pos="9062"/>
        </w:tabs>
        <w:rPr>
          <w:noProof/>
          <w:sz w:val="22"/>
          <w:szCs w:val="22"/>
          <w:lang w:eastAsia="de-CH"/>
        </w:rPr>
      </w:pPr>
      <w:hyperlink w:anchor="_Toc312080620" w:history="1">
        <w:r w:rsidR="001E32E9" w:rsidRPr="00545B89">
          <w:rPr>
            <w:rStyle w:val="Hyperlink"/>
            <w:noProof/>
          </w:rPr>
          <w:t>Abbildung 19 - Testabdeckung ohne ausgeblendete Klassen</w:t>
        </w:r>
        <w:r w:rsidR="001E32E9">
          <w:rPr>
            <w:noProof/>
            <w:webHidden/>
          </w:rPr>
          <w:tab/>
        </w:r>
        <w:r w:rsidR="001E32E9">
          <w:rPr>
            <w:noProof/>
            <w:webHidden/>
          </w:rPr>
          <w:fldChar w:fldCharType="begin"/>
        </w:r>
        <w:r w:rsidR="001E32E9">
          <w:rPr>
            <w:noProof/>
            <w:webHidden/>
          </w:rPr>
          <w:instrText xml:space="preserve"> PAGEREF _Toc312080620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42C61795" w14:textId="77777777" w:rsidR="001E32E9" w:rsidRDefault="00E011FE">
      <w:pPr>
        <w:pStyle w:val="TableofFigures"/>
        <w:tabs>
          <w:tab w:val="right" w:leader="dot" w:pos="9062"/>
        </w:tabs>
        <w:rPr>
          <w:noProof/>
          <w:sz w:val="22"/>
          <w:szCs w:val="22"/>
          <w:lang w:eastAsia="de-CH"/>
        </w:rPr>
      </w:pPr>
      <w:hyperlink w:anchor="_Toc312080621" w:history="1">
        <w:r w:rsidR="001E32E9" w:rsidRPr="00545B89">
          <w:rPr>
            <w:rStyle w:val="Hyperlink"/>
            <w:noProof/>
          </w:rPr>
          <w:t>Abbildung 20 - Testabdeckung mit ausgeblendeten Klassen</w:t>
        </w:r>
        <w:r w:rsidR="001E32E9">
          <w:rPr>
            <w:noProof/>
            <w:webHidden/>
          </w:rPr>
          <w:tab/>
        </w:r>
        <w:r w:rsidR="001E32E9">
          <w:rPr>
            <w:noProof/>
            <w:webHidden/>
          </w:rPr>
          <w:fldChar w:fldCharType="begin"/>
        </w:r>
        <w:r w:rsidR="001E32E9">
          <w:rPr>
            <w:noProof/>
            <w:webHidden/>
          </w:rPr>
          <w:instrText xml:space="preserve"> PAGEREF _Toc312080621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14:paraId="44837C74" w14:textId="77777777" w:rsidR="001E32E9" w:rsidRDefault="00E011FE">
      <w:pPr>
        <w:pStyle w:val="TableofFigures"/>
        <w:tabs>
          <w:tab w:val="right" w:leader="dot" w:pos="9062"/>
        </w:tabs>
        <w:rPr>
          <w:noProof/>
          <w:sz w:val="22"/>
          <w:szCs w:val="22"/>
          <w:lang w:eastAsia="de-CH"/>
        </w:rPr>
      </w:pPr>
      <w:hyperlink w:anchor="_Toc312080622" w:history="1">
        <w:r w:rsidR="001E32E9" w:rsidRPr="00545B89">
          <w:rPr>
            <w:rStyle w:val="Hyperlink"/>
            <w:noProof/>
          </w:rPr>
          <w:t>Abbildung 21 - Übersicht Metriken Visual Studio</w:t>
        </w:r>
        <w:r w:rsidR="001E32E9">
          <w:rPr>
            <w:noProof/>
            <w:webHidden/>
          </w:rPr>
          <w:tab/>
        </w:r>
        <w:r w:rsidR="001E32E9">
          <w:rPr>
            <w:noProof/>
            <w:webHidden/>
          </w:rPr>
          <w:fldChar w:fldCharType="begin"/>
        </w:r>
        <w:r w:rsidR="001E32E9">
          <w:rPr>
            <w:noProof/>
            <w:webHidden/>
          </w:rPr>
          <w:instrText xml:space="preserve"> PAGEREF _Toc312080622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14:paraId="034A595E" w14:textId="77777777" w:rsidR="001E32E9" w:rsidRDefault="00E011FE">
      <w:pPr>
        <w:pStyle w:val="TableofFigures"/>
        <w:tabs>
          <w:tab w:val="right" w:leader="dot" w:pos="9062"/>
        </w:tabs>
        <w:rPr>
          <w:noProof/>
          <w:sz w:val="22"/>
          <w:szCs w:val="22"/>
          <w:lang w:eastAsia="de-CH"/>
        </w:rPr>
      </w:pPr>
      <w:hyperlink w:anchor="_Toc312080623" w:history="1">
        <w:r w:rsidR="001E32E9" w:rsidRPr="00545B89">
          <w:rPr>
            <w:rStyle w:val="Hyperlink"/>
            <w:noProof/>
          </w:rPr>
          <w:t>Abbildung 22 - Übersicht Metriken NDepend</w:t>
        </w:r>
        <w:r w:rsidR="001E32E9">
          <w:rPr>
            <w:noProof/>
            <w:webHidden/>
          </w:rPr>
          <w:tab/>
        </w:r>
        <w:r w:rsidR="001E32E9">
          <w:rPr>
            <w:noProof/>
            <w:webHidden/>
          </w:rPr>
          <w:fldChar w:fldCharType="begin"/>
        </w:r>
        <w:r w:rsidR="001E32E9">
          <w:rPr>
            <w:noProof/>
            <w:webHidden/>
          </w:rPr>
          <w:instrText xml:space="preserve"> PAGEREF _Toc312080623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14:paraId="56531BDA" w14:textId="77777777" w:rsidR="001E32E9" w:rsidRDefault="00E011FE">
      <w:pPr>
        <w:pStyle w:val="TableofFigures"/>
        <w:tabs>
          <w:tab w:val="right" w:leader="dot" w:pos="9062"/>
        </w:tabs>
        <w:rPr>
          <w:noProof/>
          <w:sz w:val="22"/>
          <w:szCs w:val="22"/>
          <w:lang w:eastAsia="de-CH"/>
        </w:rPr>
      </w:pPr>
      <w:hyperlink w:anchor="_Toc312080624" w:history="1">
        <w:r w:rsidR="001E32E9" w:rsidRPr="00545B89">
          <w:rPr>
            <w:rStyle w:val="Hyperlink"/>
            <w:noProof/>
          </w:rPr>
          <w:t>Abbildung 23 - Assemblies Metrics NDepend</w:t>
        </w:r>
        <w:r w:rsidR="001E32E9">
          <w:rPr>
            <w:noProof/>
            <w:webHidden/>
          </w:rPr>
          <w:tab/>
        </w:r>
        <w:r w:rsidR="001E32E9">
          <w:rPr>
            <w:noProof/>
            <w:webHidden/>
          </w:rPr>
          <w:fldChar w:fldCharType="begin"/>
        </w:r>
        <w:r w:rsidR="001E32E9">
          <w:rPr>
            <w:noProof/>
            <w:webHidden/>
          </w:rPr>
          <w:instrText xml:space="preserve"> PAGEREF _Toc312080624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14:paraId="4D605695" w14:textId="77777777" w:rsidR="001E32E9" w:rsidRDefault="00E011FE">
      <w:pPr>
        <w:pStyle w:val="TableofFigures"/>
        <w:tabs>
          <w:tab w:val="right" w:leader="dot" w:pos="9062"/>
        </w:tabs>
        <w:rPr>
          <w:noProof/>
          <w:sz w:val="22"/>
          <w:szCs w:val="22"/>
          <w:lang w:eastAsia="de-CH"/>
        </w:rPr>
      </w:pPr>
      <w:hyperlink w:anchor="_Toc312080625" w:history="1">
        <w:r w:rsidR="001E32E9" w:rsidRPr="00545B89">
          <w:rPr>
            <w:rStyle w:val="Hyperlink"/>
            <w:noProof/>
          </w:rPr>
          <w:t>Abbildung 24 - Keine Fehler oder Warnungen beim Kompilieren</w:t>
        </w:r>
        <w:r w:rsidR="001E32E9">
          <w:rPr>
            <w:noProof/>
            <w:webHidden/>
          </w:rPr>
          <w:tab/>
        </w:r>
        <w:r w:rsidR="001E32E9">
          <w:rPr>
            <w:noProof/>
            <w:webHidden/>
          </w:rPr>
          <w:fldChar w:fldCharType="begin"/>
        </w:r>
        <w:r w:rsidR="001E32E9">
          <w:rPr>
            <w:noProof/>
            <w:webHidden/>
          </w:rPr>
          <w:instrText xml:space="preserve"> PAGEREF _Toc312080625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14:paraId="03E6818D" w14:textId="77777777" w:rsidR="001E32E9" w:rsidRDefault="00E011FE">
      <w:pPr>
        <w:pStyle w:val="TableofFigures"/>
        <w:tabs>
          <w:tab w:val="right" w:leader="dot" w:pos="9062"/>
        </w:tabs>
        <w:rPr>
          <w:noProof/>
          <w:sz w:val="22"/>
          <w:szCs w:val="22"/>
          <w:lang w:eastAsia="de-CH"/>
        </w:rPr>
      </w:pPr>
      <w:hyperlink w:anchor="_Toc312080626" w:history="1">
        <w:r w:rsidR="001E32E9" w:rsidRPr="00545B89">
          <w:rPr>
            <w:rStyle w:val="Hyperlink"/>
            <w:noProof/>
          </w:rPr>
          <w:t>Abbildung 25 - Keine Warnungen bei der Ausführung aller User Stories</w:t>
        </w:r>
        <w:r w:rsidR="001E32E9">
          <w:rPr>
            <w:noProof/>
            <w:webHidden/>
          </w:rPr>
          <w:tab/>
        </w:r>
        <w:r w:rsidR="001E32E9">
          <w:rPr>
            <w:noProof/>
            <w:webHidden/>
          </w:rPr>
          <w:fldChar w:fldCharType="begin"/>
        </w:r>
        <w:r w:rsidR="001E32E9">
          <w:rPr>
            <w:noProof/>
            <w:webHidden/>
          </w:rPr>
          <w:instrText xml:space="preserve"> PAGEREF _Toc312080626 \h </w:instrText>
        </w:r>
        <w:r w:rsidR="001E32E9">
          <w:rPr>
            <w:noProof/>
            <w:webHidden/>
          </w:rPr>
        </w:r>
        <w:r w:rsidR="001E32E9">
          <w:rPr>
            <w:noProof/>
            <w:webHidden/>
          </w:rPr>
          <w:fldChar w:fldCharType="separate"/>
        </w:r>
        <w:r w:rsidR="001E32E9">
          <w:rPr>
            <w:noProof/>
            <w:webHidden/>
          </w:rPr>
          <w:t>31</w:t>
        </w:r>
        <w:r w:rsidR="001E32E9">
          <w:rPr>
            <w:noProof/>
            <w:webHidden/>
          </w:rPr>
          <w:fldChar w:fldCharType="end"/>
        </w:r>
      </w:hyperlink>
    </w:p>
    <w:p w14:paraId="3D04B585" w14:textId="77777777" w:rsidR="001E32E9" w:rsidRDefault="00E011FE">
      <w:pPr>
        <w:pStyle w:val="TableofFigures"/>
        <w:tabs>
          <w:tab w:val="right" w:leader="dot" w:pos="9062"/>
        </w:tabs>
        <w:rPr>
          <w:noProof/>
          <w:sz w:val="22"/>
          <w:szCs w:val="22"/>
          <w:lang w:eastAsia="de-CH"/>
        </w:rPr>
      </w:pPr>
      <w:hyperlink w:anchor="_Toc312080627" w:history="1">
        <w:r w:rsidR="001E32E9" w:rsidRPr="00545B89">
          <w:rPr>
            <w:rStyle w:val="Hyperlink"/>
            <w:noProof/>
          </w:rPr>
          <w:t>Abbildung 26 - Naming Style</w:t>
        </w:r>
        <w:r w:rsidR="001E32E9">
          <w:rPr>
            <w:noProof/>
            <w:webHidden/>
          </w:rPr>
          <w:tab/>
        </w:r>
        <w:r w:rsidR="001E32E9">
          <w:rPr>
            <w:noProof/>
            <w:webHidden/>
          </w:rPr>
          <w:fldChar w:fldCharType="begin"/>
        </w:r>
        <w:r w:rsidR="001E32E9">
          <w:rPr>
            <w:noProof/>
            <w:webHidden/>
          </w:rPr>
          <w:instrText xml:space="preserve"> PAGEREF _Toc312080627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78B48B1A" w14:textId="77777777" w:rsidR="001E32E9" w:rsidRDefault="00E011FE">
      <w:pPr>
        <w:pStyle w:val="TableofFigures"/>
        <w:tabs>
          <w:tab w:val="right" w:leader="dot" w:pos="9062"/>
        </w:tabs>
        <w:rPr>
          <w:noProof/>
          <w:sz w:val="22"/>
          <w:szCs w:val="22"/>
          <w:lang w:eastAsia="de-CH"/>
        </w:rPr>
      </w:pPr>
      <w:hyperlink w:anchor="_Toc312080628" w:history="1">
        <w:r w:rsidR="001E32E9" w:rsidRPr="00545B89">
          <w:rPr>
            <w:rStyle w:val="Hyperlink"/>
            <w:noProof/>
            <w:lang w:val="en-US"/>
          </w:rPr>
          <w:t>Abbildung 27 - Braces Layout</w:t>
        </w:r>
        <w:r w:rsidR="001E32E9">
          <w:rPr>
            <w:noProof/>
            <w:webHidden/>
          </w:rPr>
          <w:tab/>
        </w:r>
        <w:r w:rsidR="001E32E9">
          <w:rPr>
            <w:noProof/>
            <w:webHidden/>
          </w:rPr>
          <w:fldChar w:fldCharType="begin"/>
        </w:r>
        <w:r w:rsidR="001E32E9">
          <w:rPr>
            <w:noProof/>
            <w:webHidden/>
          </w:rPr>
          <w:instrText xml:space="preserve"> PAGEREF _Toc312080628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414951D7" w14:textId="77777777" w:rsidR="001E32E9" w:rsidRDefault="00E011FE">
      <w:pPr>
        <w:pStyle w:val="TableofFigures"/>
        <w:tabs>
          <w:tab w:val="right" w:leader="dot" w:pos="9062"/>
        </w:tabs>
        <w:rPr>
          <w:noProof/>
          <w:sz w:val="22"/>
          <w:szCs w:val="22"/>
          <w:lang w:eastAsia="de-CH"/>
        </w:rPr>
      </w:pPr>
      <w:hyperlink w:anchor="_Toc312080629" w:history="1">
        <w:r w:rsidR="001E32E9" w:rsidRPr="00545B89">
          <w:rPr>
            <w:rStyle w:val="Hyperlink"/>
            <w:noProof/>
            <w:lang w:val="en-US"/>
          </w:rPr>
          <w:t>Abbildung 28 - Line Breaks and Wrapping</w:t>
        </w:r>
        <w:r w:rsidR="001E32E9">
          <w:rPr>
            <w:noProof/>
            <w:webHidden/>
          </w:rPr>
          <w:tab/>
        </w:r>
        <w:r w:rsidR="001E32E9">
          <w:rPr>
            <w:noProof/>
            <w:webHidden/>
          </w:rPr>
          <w:fldChar w:fldCharType="begin"/>
        </w:r>
        <w:r w:rsidR="001E32E9">
          <w:rPr>
            <w:noProof/>
            <w:webHidden/>
          </w:rPr>
          <w:instrText xml:space="preserve"> PAGEREF _Toc312080629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14:paraId="34D58670" w14:textId="77777777" w:rsidR="001E32E9" w:rsidRDefault="00E011FE">
      <w:pPr>
        <w:pStyle w:val="TableofFigures"/>
        <w:tabs>
          <w:tab w:val="right" w:leader="dot" w:pos="9062"/>
        </w:tabs>
        <w:rPr>
          <w:noProof/>
          <w:sz w:val="22"/>
          <w:szCs w:val="22"/>
          <w:lang w:eastAsia="de-CH"/>
        </w:rPr>
      </w:pPr>
      <w:hyperlink w:anchor="_Toc312080630" w:history="1">
        <w:r w:rsidR="001E32E9" w:rsidRPr="00545B89">
          <w:rPr>
            <w:rStyle w:val="Hyperlink"/>
            <w:noProof/>
          </w:rPr>
          <w:t>Abbildung 29 - Code Clean Up Einstellungen</w:t>
        </w:r>
        <w:r w:rsidR="001E32E9">
          <w:rPr>
            <w:noProof/>
            <w:webHidden/>
          </w:rPr>
          <w:tab/>
        </w:r>
        <w:r w:rsidR="001E32E9">
          <w:rPr>
            <w:noProof/>
            <w:webHidden/>
          </w:rPr>
          <w:fldChar w:fldCharType="begin"/>
        </w:r>
        <w:r w:rsidR="001E32E9">
          <w:rPr>
            <w:noProof/>
            <w:webHidden/>
          </w:rPr>
          <w:instrText xml:space="preserve"> PAGEREF _Toc312080630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14:paraId="7E934EA6" w14:textId="77777777" w:rsidR="001E32E9" w:rsidRDefault="00E011FE">
      <w:pPr>
        <w:pStyle w:val="TableofFigures"/>
        <w:tabs>
          <w:tab w:val="right" w:leader="dot" w:pos="9062"/>
        </w:tabs>
        <w:rPr>
          <w:noProof/>
          <w:sz w:val="22"/>
          <w:szCs w:val="22"/>
          <w:lang w:eastAsia="de-CH"/>
        </w:rPr>
      </w:pPr>
      <w:hyperlink w:anchor="_Toc312080631" w:history="1">
        <w:r w:rsidR="001E32E9" w:rsidRPr="00545B89">
          <w:rPr>
            <w:rStyle w:val="Hyperlink"/>
            <w:noProof/>
          </w:rPr>
          <w:t>Abbildung 30 - Laufzeitwarnungen</w:t>
        </w:r>
        <w:r w:rsidR="001E32E9">
          <w:rPr>
            <w:noProof/>
            <w:webHidden/>
          </w:rPr>
          <w:tab/>
        </w:r>
        <w:r w:rsidR="001E32E9">
          <w:rPr>
            <w:noProof/>
            <w:webHidden/>
          </w:rPr>
          <w:fldChar w:fldCharType="begin"/>
        </w:r>
        <w:r w:rsidR="001E32E9">
          <w:rPr>
            <w:noProof/>
            <w:webHidden/>
          </w:rPr>
          <w:instrText xml:space="preserve"> PAGEREF _Toc312080631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14:paraId="743D3FF2" w14:textId="77777777" w:rsidR="00830B61" w:rsidRDefault="00180678">
      <w:r>
        <w:fldChar w:fldCharType="end"/>
      </w:r>
    </w:p>
    <w:p w14:paraId="6CCB1AAD" w14:textId="77777777" w:rsidR="00830B61" w:rsidRDefault="00830B61" w:rsidP="00830B61">
      <w:pPr>
        <w:pStyle w:val="Heading2"/>
      </w:pPr>
      <w:bookmarkStart w:id="4" w:name="_Toc312080544"/>
      <w:r>
        <w:t>Tabellenverzeichnis</w:t>
      </w:r>
      <w:bookmarkEnd w:id="4"/>
    </w:p>
    <w:p w14:paraId="46CB511D" w14:textId="77777777" w:rsidR="001E32E9" w:rsidRDefault="00830B61">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2080632" w:history="1">
        <w:r w:rsidR="001E32E9" w:rsidRPr="00F82230">
          <w:rPr>
            <w:rStyle w:val="Hyperlink"/>
            <w:noProof/>
          </w:rPr>
          <w:t>Tabelle 1 - Code Reviews mit externen Personen</w:t>
        </w:r>
        <w:r w:rsidR="001E32E9">
          <w:rPr>
            <w:noProof/>
            <w:webHidden/>
          </w:rPr>
          <w:tab/>
        </w:r>
        <w:r w:rsidR="001E32E9">
          <w:rPr>
            <w:noProof/>
            <w:webHidden/>
          </w:rPr>
          <w:fldChar w:fldCharType="begin"/>
        </w:r>
        <w:r w:rsidR="001E32E9">
          <w:rPr>
            <w:noProof/>
            <w:webHidden/>
          </w:rPr>
          <w:instrText xml:space="preserve"> PAGEREF _Toc312080632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14:paraId="00F39F87" w14:textId="77777777" w:rsidR="00180678" w:rsidRDefault="00830B61">
      <w:pPr>
        <w:rPr>
          <w:rFonts w:asciiTheme="majorHAnsi" w:hAnsiTheme="majorHAnsi"/>
          <w:b/>
          <w:bCs/>
          <w:color w:val="4F4F59"/>
          <w:spacing w:val="15"/>
          <w:sz w:val="24"/>
          <w:szCs w:val="22"/>
        </w:rPr>
      </w:pPr>
      <w:r>
        <w:fldChar w:fldCharType="end"/>
      </w:r>
      <w:r w:rsidR="00180678">
        <w:br w:type="page"/>
      </w:r>
    </w:p>
    <w:p w14:paraId="1D3BB74A" w14:textId="77777777" w:rsidR="006156A4" w:rsidRDefault="0080374B" w:rsidP="0080374B">
      <w:pPr>
        <w:pStyle w:val="Heading1"/>
      </w:pPr>
      <w:bookmarkStart w:id="5" w:name="_Toc312080545"/>
      <w:r>
        <w:lastRenderedPageBreak/>
        <w:t>Tests</w:t>
      </w:r>
      <w:bookmarkEnd w:id="5"/>
    </w:p>
    <w:p w14:paraId="16F36309" w14:textId="77777777" w:rsidR="0080374B" w:rsidRDefault="00EE203B" w:rsidP="00EE203B">
      <w:pPr>
        <w:pStyle w:val="Heading2"/>
      </w:pPr>
      <w:bookmarkStart w:id="6" w:name="_Ref311817440"/>
      <w:bookmarkStart w:id="7" w:name="_Ref311817445"/>
      <w:bookmarkStart w:id="8" w:name="_Toc312080546"/>
      <w:r>
        <w:t>Unit Tests</w:t>
      </w:r>
      <w:bookmarkEnd w:id="6"/>
      <w:bookmarkEnd w:id="7"/>
      <w:bookmarkEnd w:id="8"/>
    </w:p>
    <w:p w14:paraId="122B0463" w14:textId="77777777" w:rsidR="00A21228" w:rsidRDefault="00A21228" w:rsidP="00EE203B">
      <w:r>
        <w:t xml:space="preserve">Die untenstehenden Unit Tests wurden </w:t>
      </w:r>
      <w:r w:rsidR="00180678">
        <w:t xml:space="preserve">für im jeweiligen Sprint </w:t>
      </w:r>
      <w:r>
        <w:t>geschrieben und durchgeführt.</w:t>
      </w:r>
    </w:p>
    <w:p w14:paraId="1753F6F6" w14:textId="77777777" w:rsidR="00EE203B" w:rsidRDefault="00A21228" w:rsidP="00A21228">
      <w:pPr>
        <w:pStyle w:val="Heading3"/>
      </w:pPr>
      <w:bookmarkStart w:id="9" w:name="_Toc312080547"/>
      <w:r>
        <w:t>Sprint 3</w:t>
      </w:r>
      <w:bookmarkEnd w:id="9"/>
    </w:p>
    <w:p w14:paraId="0B3604EA" w14:textId="77777777" w:rsidR="00A21228" w:rsidRDefault="00A21228" w:rsidP="00A21228">
      <w:pPr>
        <w:keepNext/>
      </w:pPr>
      <w:r>
        <w:rPr>
          <w:noProof/>
          <w:lang w:val="en-US"/>
        </w:rPr>
        <w:drawing>
          <wp:inline distT="0" distB="0" distL="0" distR="0" wp14:anchorId="07B48F57" wp14:editId="34EBB913">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14:paraId="3267300E" w14:textId="77777777" w:rsidR="00A21228" w:rsidRDefault="00A21228" w:rsidP="00A21228">
      <w:pPr>
        <w:pStyle w:val="Caption"/>
      </w:pPr>
      <w:bookmarkStart w:id="10" w:name="_Toc312080602"/>
      <w:r>
        <w:t xml:space="preserve">Abbildung </w:t>
      </w:r>
      <w:r w:rsidR="00E011FE">
        <w:fldChar w:fldCharType="begin"/>
      </w:r>
      <w:r w:rsidR="00E011FE">
        <w:instrText xml:space="preserve"> SEQ Abbildung \* ARABIC </w:instrText>
      </w:r>
      <w:r w:rsidR="00E011FE">
        <w:fldChar w:fldCharType="separate"/>
      </w:r>
      <w:r w:rsidR="004B5903">
        <w:rPr>
          <w:noProof/>
        </w:rPr>
        <w:t>1</w:t>
      </w:r>
      <w:r w:rsidR="00E011FE">
        <w:rPr>
          <w:noProof/>
        </w:rPr>
        <w:fldChar w:fldCharType="end"/>
      </w:r>
      <w:r>
        <w:t xml:space="preserve"> - Unit Tests 31.10.2011</w:t>
      </w:r>
      <w:bookmarkEnd w:id="10"/>
    </w:p>
    <w:p w14:paraId="3BAB5D45" w14:textId="77777777"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14:paraId="3825E989" w14:textId="77777777" w:rsidR="00BD7208" w:rsidRDefault="00BD7208" w:rsidP="00BD7208">
      <w:pPr>
        <w:keepNext/>
      </w:pPr>
      <w:r>
        <w:rPr>
          <w:noProof/>
          <w:lang w:val="en-US"/>
        </w:rPr>
        <w:drawing>
          <wp:inline distT="0" distB="0" distL="0" distR="0" wp14:anchorId="5227D7C8" wp14:editId="5D8DF13D">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14:paraId="217CF740" w14:textId="77777777" w:rsidR="00BD7208" w:rsidRDefault="00BD7208" w:rsidP="00BD7208">
      <w:pPr>
        <w:pStyle w:val="Caption"/>
      </w:pPr>
      <w:bookmarkStart w:id="11" w:name="_Toc312080603"/>
      <w:r>
        <w:t xml:space="preserve">Abbildung </w:t>
      </w:r>
      <w:r w:rsidR="00E011FE">
        <w:fldChar w:fldCharType="begin"/>
      </w:r>
      <w:r w:rsidR="00E011FE">
        <w:instrText xml:space="preserve"> SEQ Abbildung \* ARABIC </w:instrText>
      </w:r>
      <w:r w:rsidR="00E011FE">
        <w:fldChar w:fldCharType="separate"/>
      </w:r>
      <w:r w:rsidR="004B5903">
        <w:rPr>
          <w:noProof/>
        </w:rPr>
        <w:t>2</w:t>
      </w:r>
      <w:r w:rsidR="00E011FE">
        <w:rPr>
          <w:noProof/>
        </w:rPr>
        <w:fldChar w:fldCharType="end"/>
      </w:r>
      <w:r>
        <w:t xml:space="preserve"> - Test </w:t>
      </w:r>
      <w:proofErr w:type="spellStart"/>
      <w:r>
        <w:t>Coverage</w:t>
      </w:r>
      <w:proofErr w:type="spellEnd"/>
      <w:r w:rsidR="00676155">
        <w:t xml:space="preserve"> 31.10.2011</w:t>
      </w:r>
      <w:bookmarkEnd w:id="11"/>
    </w:p>
    <w:p w14:paraId="52261ADB" w14:textId="77777777"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14:paraId="1AE11DC6" w14:textId="77777777" w:rsidR="00180678" w:rsidRDefault="00180678">
      <w:pPr>
        <w:rPr>
          <w:color w:val="4F4F59"/>
          <w:spacing w:val="15"/>
          <w:sz w:val="22"/>
          <w:szCs w:val="22"/>
        </w:rPr>
      </w:pPr>
      <w:r>
        <w:br w:type="page"/>
      </w:r>
    </w:p>
    <w:p w14:paraId="49400314" w14:textId="77777777" w:rsidR="00142E23" w:rsidRDefault="00142E23" w:rsidP="00142E23">
      <w:pPr>
        <w:pStyle w:val="Heading3"/>
      </w:pPr>
      <w:bookmarkStart w:id="12" w:name="_Toc312080548"/>
      <w:r>
        <w:lastRenderedPageBreak/>
        <w:t>Sprint 4</w:t>
      </w:r>
      <w:bookmarkEnd w:id="12"/>
    </w:p>
    <w:p w14:paraId="37C3016A" w14:textId="77777777" w:rsidR="00E34186" w:rsidRDefault="00180678" w:rsidP="00E34186">
      <w:pPr>
        <w:keepNext/>
      </w:pPr>
      <w:r>
        <w:rPr>
          <w:noProof/>
          <w:lang w:val="en-US"/>
        </w:rPr>
        <w:drawing>
          <wp:inline distT="0" distB="0" distL="0" distR="0" wp14:anchorId="296CAC58" wp14:editId="491C771F">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14:paraId="4F1A0F9B" w14:textId="77777777" w:rsidR="00142E23" w:rsidRDefault="00E34186" w:rsidP="00E34186">
      <w:pPr>
        <w:pStyle w:val="Caption"/>
      </w:pPr>
      <w:bookmarkStart w:id="13" w:name="_Toc312080604"/>
      <w:r>
        <w:t xml:space="preserve">Abbildung </w:t>
      </w:r>
      <w:r w:rsidR="00E011FE">
        <w:fldChar w:fldCharType="begin"/>
      </w:r>
      <w:r w:rsidR="00E011FE">
        <w:instrText xml:space="preserve"> SEQ Abbildung \* ARABIC </w:instrText>
      </w:r>
      <w:r w:rsidR="00E011FE">
        <w:fldChar w:fldCharType="separate"/>
      </w:r>
      <w:r w:rsidR="004B5903">
        <w:rPr>
          <w:noProof/>
        </w:rPr>
        <w:t>3</w:t>
      </w:r>
      <w:r w:rsidR="00E011FE">
        <w:rPr>
          <w:noProof/>
        </w:rPr>
        <w:fldChar w:fldCharType="end"/>
      </w:r>
      <w:r>
        <w:t xml:space="preserve"> - Unit Tests 15.11.2011</w:t>
      </w:r>
      <w:bookmarkEnd w:id="13"/>
    </w:p>
    <w:p w14:paraId="35D58DD1" w14:textId="77777777" w:rsidR="00180678" w:rsidRDefault="00180678" w:rsidP="00142E23"/>
    <w:p w14:paraId="5CAE62F7" w14:textId="77777777" w:rsidR="00E34186" w:rsidRDefault="00180678" w:rsidP="00E34186">
      <w:pPr>
        <w:keepNext/>
      </w:pPr>
      <w:r>
        <w:rPr>
          <w:noProof/>
          <w:lang w:val="en-US"/>
        </w:rPr>
        <w:drawing>
          <wp:inline distT="0" distB="0" distL="0" distR="0" wp14:anchorId="6412C138" wp14:editId="3E8B5CD5">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14:paraId="291787FB" w14:textId="77777777" w:rsidR="00180678" w:rsidRPr="00142E23" w:rsidRDefault="00E34186" w:rsidP="00E34186">
      <w:pPr>
        <w:pStyle w:val="Caption"/>
      </w:pPr>
      <w:bookmarkStart w:id="14" w:name="_Toc312080605"/>
      <w:r>
        <w:t xml:space="preserve">Abbildung </w:t>
      </w:r>
      <w:r w:rsidR="00E011FE">
        <w:fldChar w:fldCharType="begin"/>
      </w:r>
      <w:r w:rsidR="00E011FE">
        <w:instrText xml:space="preserve"> SEQ Abbildung \* ARABIC </w:instrText>
      </w:r>
      <w:r w:rsidR="00E011FE">
        <w:fldChar w:fldCharType="separate"/>
      </w:r>
      <w:r w:rsidR="004B5903">
        <w:rPr>
          <w:noProof/>
        </w:rPr>
        <w:t>4</w:t>
      </w:r>
      <w:r w:rsidR="00E011FE">
        <w:rPr>
          <w:noProof/>
        </w:rPr>
        <w:fldChar w:fldCharType="end"/>
      </w:r>
      <w:r>
        <w:t xml:space="preserve"> - Test </w:t>
      </w:r>
      <w:proofErr w:type="spellStart"/>
      <w:r>
        <w:t>Coverage</w:t>
      </w:r>
      <w:proofErr w:type="spellEnd"/>
      <w:r>
        <w:t xml:space="preserve"> 15.11.2011</w:t>
      </w:r>
      <w:bookmarkEnd w:id="14"/>
    </w:p>
    <w:p w14:paraId="06C87164" w14:textId="77777777" w:rsidR="00BE6976" w:rsidRDefault="00BE6976">
      <w:pPr>
        <w:rPr>
          <w:color w:val="4F4F59"/>
          <w:spacing w:val="15"/>
          <w:sz w:val="22"/>
          <w:szCs w:val="22"/>
        </w:rPr>
      </w:pPr>
      <w:r>
        <w:br w:type="page"/>
      </w:r>
    </w:p>
    <w:p w14:paraId="52B2CE90" w14:textId="77777777" w:rsidR="00BE6976" w:rsidRDefault="00BE6976" w:rsidP="00BE6976">
      <w:pPr>
        <w:pStyle w:val="Heading3"/>
      </w:pPr>
      <w:bookmarkStart w:id="15" w:name="_Toc312080549"/>
      <w:r>
        <w:lastRenderedPageBreak/>
        <w:t>Sprint 5</w:t>
      </w:r>
      <w:bookmarkEnd w:id="15"/>
    </w:p>
    <w:p w14:paraId="30AB3DDC" w14:textId="77777777" w:rsidR="00080F4B" w:rsidRDefault="00080F4B" w:rsidP="00080F4B">
      <w:pPr>
        <w:keepNext/>
      </w:pPr>
      <w:r>
        <w:rPr>
          <w:noProof/>
          <w:lang w:val="en-US"/>
        </w:rPr>
        <w:drawing>
          <wp:inline distT="0" distB="0" distL="0" distR="0" wp14:anchorId="037528E8" wp14:editId="40AEF15F">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14:paraId="3470E8B4" w14:textId="77777777" w:rsidR="00BE6976" w:rsidRDefault="00080F4B" w:rsidP="00080F4B">
      <w:pPr>
        <w:pStyle w:val="Caption"/>
      </w:pPr>
      <w:bookmarkStart w:id="16" w:name="_Toc312080606"/>
      <w:r>
        <w:t xml:space="preserve">Abbildung </w:t>
      </w:r>
      <w:r w:rsidR="00E011FE">
        <w:fldChar w:fldCharType="begin"/>
      </w:r>
      <w:r w:rsidR="00E011FE">
        <w:instrText xml:space="preserve"> SEQ Abbildung \* ARABIC </w:instrText>
      </w:r>
      <w:r w:rsidR="00E011FE">
        <w:fldChar w:fldCharType="separate"/>
      </w:r>
      <w:r w:rsidR="004B5903">
        <w:rPr>
          <w:noProof/>
        </w:rPr>
        <w:t>5</w:t>
      </w:r>
      <w:r w:rsidR="00E011FE">
        <w:rPr>
          <w:noProof/>
        </w:rPr>
        <w:fldChar w:fldCharType="end"/>
      </w:r>
      <w:r>
        <w:t xml:space="preserve"> - Unit Tests 28.11.2011</w:t>
      </w:r>
      <w:bookmarkEnd w:id="16"/>
    </w:p>
    <w:p w14:paraId="6A9C1BAD" w14:textId="77777777" w:rsidR="00BE6976" w:rsidRDefault="00BE6976" w:rsidP="00BE6976"/>
    <w:p w14:paraId="01DEB755" w14:textId="77777777" w:rsidR="00080F4B" w:rsidRDefault="00080F4B" w:rsidP="00080F4B">
      <w:pPr>
        <w:keepNext/>
      </w:pPr>
      <w:r>
        <w:rPr>
          <w:noProof/>
          <w:lang w:val="en-US"/>
        </w:rPr>
        <w:drawing>
          <wp:inline distT="0" distB="0" distL="0" distR="0" wp14:anchorId="126E9FFB" wp14:editId="38FC2B30">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14:paraId="582BF88A" w14:textId="77777777" w:rsidR="00BE6976" w:rsidRDefault="00080F4B" w:rsidP="00CD60B5">
      <w:pPr>
        <w:pStyle w:val="Caption"/>
      </w:pPr>
      <w:bookmarkStart w:id="17" w:name="_Toc312080607"/>
      <w:r>
        <w:t xml:space="preserve">Abbildung </w:t>
      </w:r>
      <w:r w:rsidR="00E011FE">
        <w:fldChar w:fldCharType="begin"/>
      </w:r>
      <w:r w:rsidR="00E011FE">
        <w:instrText xml:space="preserve"> SEQ Abbildung \* ARABIC </w:instrText>
      </w:r>
      <w:r w:rsidR="00E011FE">
        <w:fldChar w:fldCharType="separate"/>
      </w:r>
      <w:r w:rsidR="004B5903">
        <w:rPr>
          <w:noProof/>
        </w:rPr>
        <w:t>6</w:t>
      </w:r>
      <w:r w:rsidR="00E011FE">
        <w:rPr>
          <w:noProof/>
        </w:rPr>
        <w:fldChar w:fldCharType="end"/>
      </w:r>
      <w:r>
        <w:t xml:space="preserve"> - Test </w:t>
      </w:r>
      <w:proofErr w:type="spellStart"/>
      <w:r>
        <w:t>Coverage</w:t>
      </w:r>
      <w:proofErr w:type="spellEnd"/>
      <w:r>
        <w:t xml:space="preserve"> 28.11.2011</w:t>
      </w:r>
      <w:bookmarkEnd w:id="17"/>
    </w:p>
    <w:p w14:paraId="29EABCF9" w14:textId="77777777" w:rsidR="00711BA4" w:rsidRDefault="00711BA4">
      <w:r>
        <w:br w:type="page"/>
      </w:r>
    </w:p>
    <w:p w14:paraId="2D606A16" w14:textId="77777777" w:rsidR="00BE6976" w:rsidRDefault="00711BA4" w:rsidP="00711BA4">
      <w:pPr>
        <w:pStyle w:val="Heading3"/>
      </w:pPr>
      <w:bookmarkStart w:id="18" w:name="_Toc312080550"/>
      <w:r>
        <w:lastRenderedPageBreak/>
        <w:t>Sprint 6</w:t>
      </w:r>
      <w:bookmarkEnd w:id="18"/>
    </w:p>
    <w:p w14:paraId="66D2885C" w14:textId="77777777" w:rsidR="00711BA4" w:rsidRDefault="00711BA4" w:rsidP="00711BA4">
      <w:pPr>
        <w:keepNext/>
      </w:pPr>
      <w:r>
        <w:rPr>
          <w:noProof/>
          <w:lang w:val="en-US"/>
        </w:rPr>
        <w:drawing>
          <wp:inline distT="0" distB="0" distL="0" distR="0" wp14:anchorId="3D11A375" wp14:editId="68B8A33B">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14:paraId="35C61E5E" w14:textId="77777777" w:rsidR="00711BA4" w:rsidRDefault="00711BA4" w:rsidP="00711BA4">
      <w:pPr>
        <w:pStyle w:val="Caption"/>
      </w:pPr>
      <w:bookmarkStart w:id="19" w:name="_Toc312080608"/>
      <w:r>
        <w:t xml:space="preserve">Abbildung </w:t>
      </w:r>
      <w:r w:rsidR="00E011FE">
        <w:fldChar w:fldCharType="begin"/>
      </w:r>
      <w:r w:rsidR="00E011FE">
        <w:instrText xml:space="preserve"> SEQ Abbildung \* ARABIC </w:instrText>
      </w:r>
      <w:r w:rsidR="00E011FE">
        <w:fldChar w:fldCharType="separate"/>
      </w:r>
      <w:r w:rsidR="004B5903">
        <w:rPr>
          <w:noProof/>
        </w:rPr>
        <w:t>7</w:t>
      </w:r>
      <w:r w:rsidR="00E011FE">
        <w:rPr>
          <w:noProof/>
        </w:rPr>
        <w:fldChar w:fldCharType="end"/>
      </w:r>
      <w:r>
        <w:t xml:space="preserve"> - </w:t>
      </w:r>
      <w:r w:rsidRPr="00F45177">
        <w:t xml:space="preserve">Unit Tests </w:t>
      </w:r>
      <w:r>
        <w:t>11.12</w:t>
      </w:r>
      <w:r w:rsidRPr="00F45177">
        <w:t>.2011</w:t>
      </w:r>
      <w:bookmarkEnd w:id="19"/>
    </w:p>
    <w:p w14:paraId="0C87DA09" w14:textId="77777777" w:rsidR="00711BA4" w:rsidRDefault="00103E57" w:rsidP="00711BA4">
      <w:pPr>
        <w:keepNext/>
      </w:pPr>
      <w:r>
        <w:rPr>
          <w:noProof/>
          <w:lang w:val="en-US"/>
        </w:rPr>
        <w:lastRenderedPageBreak/>
        <w:drawing>
          <wp:inline distT="0" distB="0" distL="0" distR="0" wp14:anchorId="0E5B0593" wp14:editId="54F18489">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14:paraId="52C45599" w14:textId="77777777" w:rsidR="00711BA4" w:rsidRDefault="00711BA4" w:rsidP="00711BA4">
      <w:pPr>
        <w:pStyle w:val="Caption"/>
      </w:pPr>
      <w:bookmarkStart w:id="20" w:name="_Toc312080609"/>
      <w:r>
        <w:t xml:space="preserve">Abbildung </w:t>
      </w:r>
      <w:r w:rsidR="00E011FE">
        <w:fldChar w:fldCharType="begin"/>
      </w:r>
      <w:r w:rsidR="00E011FE">
        <w:instrText xml:space="preserve"> SEQ Abbildung \* ARABIC </w:instrText>
      </w:r>
      <w:r w:rsidR="00E011FE">
        <w:fldChar w:fldCharType="separate"/>
      </w:r>
      <w:r w:rsidR="004B5903">
        <w:rPr>
          <w:noProof/>
        </w:rPr>
        <w:t>8</w:t>
      </w:r>
      <w:r w:rsidR="00E011FE">
        <w:rPr>
          <w:noProof/>
        </w:rPr>
        <w:fldChar w:fldCharType="end"/>
      </w:r>
      <w:r>
        <w:t xml:space="preserve"> - Test </w:t>
      </w:r>
      <w:proofErr w:type="spellStart"/>
      <w:r>
        <w:t>Coverage</w:t>
      </w:r>
      <w:proofErr w:type="spellEnd"/>
      <w:r>
        <w:t xml:space="preserve"> 11.12.2011</w:t>
      </w:r>
      <w:bookmarkEnd w:id="20"/>
    </w:p>
    <w:p w14:paraId="5114AF9D" w14:textId="77777777" w:rsidR="006F0B71" w:rsidRDefault="006F0B71">
      <w:r>
        <w:br w:type="page"/>
      </w:r>
    </w:p>
    <w:p w14:paraId="21A1FC7E" w14:textId="77777777" w:rsidR="00711BA4" w:rsidRDefault="006F0B71" w:rsidP="006F0B71">
      <w:pPr>
        <w:pStyle w:val="Heading3"/>
      </w:pPr>
      <w:bookmarkStart w:id="21" w:name="_Toc312080551"/>
      <w:r>
        <w:lastRenderedPageBreak/>
        <w:t>Sprint 7</w:t>
      </w:r>
      <w:bookmarkEnd w:id="21"/>
    </w:p>
    <w:p w14:paraId="5E603B2C" w14:textId="77777777" w:rsidR="006F0B71" w:rsidRDefault="006F0B71" w:rsidP="006F0B71">
      <w:pPr>
        <w:keepNext/>
      </w:pPr>
      <w:r>
        <w:rPr>
          <w:noProof/>
          <w:lang w:val="en-US"/>
        </w:rPr>
        <w:drawing>
          <wp:inline distT="0" distB="0" distL="0" distR="0" wp14:anchorId="50765515" wp14:editId="66AAF43F">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14:paraId="2CCAF92D" w14:textId="77777777" w:rsidR="006F0B71" w:rsidRDefault="006F0B71" w:rsidP="006F0B71">
      <w:pPr>
        <w:pStyle w:val="Caption"/>
      </w:pPr>
      <w:bookmarkStart w:id="22" w:name="_Toc312080610"/>
      <w:r>
        <w:t xml:space="preserve">Abbildung </w:t>
      </w:r>
      <w:r w:rsidR="00E011FE">
        <w:fldChar w:fldCharType="begin"/>
      </w:r>
      <w:r w:rsidR="00E011FE">
        <w:instrText xml:space="preserve"> SEQ Abbildung \* ARABIC </w:instrText>
      </w:r>
      <w:r w:rsidR="00E011FE">
        <w:fldChar w:fldCharType="separate"/>
      </w:r>
      <w:r w:rsidR="004B5903">
        <w:rPr>
          <w:noProof/>
        </w:rPr>
        <w:t>9</w:t>
      </w:r>
      <w:r w:rsidR="00E011FE">
        <w:rPr>
          <w:noProof/>
        </w:rPr>
        <w:fldChar w:fldCharType="end"/>
      </w:r>
      <w:r>
        <w:t xml:space="preserve"> - </w:t>
      </w:r>
      <w:r w:rsidRPr="004B2C92">
        <w:t>Unit Tests 16.12.2011</w:t>
      </w:r>
      <w:r>
        <w:t xml:space="preserve"> Teil 1</w:t>
      </w:r>
      <w:bookmarkEnd w:id="22"/>
    </w:p>
    <w:p w14:paraId="01C6064C" w14:textId="77777777" w:rsidR="0020182A" w:rsidRPr="0020182A" w:rsidRDefault="0020182A" w:rsidP="0020182A"/>
    <w:p w14:paraId="24EC4802" w14:textId="77777777" w:rsidR="006F0B71" w:rsidRDefault="006F0B71" w:rsidP="006F0B71">
      <w:pPr>
        <w:keepNext/>
      </w:pPr>
      <w:r>
        <w:rPr>
          <w:noProof/>
          <w:lang w:val="en-US"/>
        </w:rPr>
        <w:drawing>
          <wp:inline distT="0" distB="0" distL="0" distR="0" wp14:anchorId="47690B20" wp14:editId="23DC963B">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14:paraId="179349A0" w14:textId="77777777" w:rsidR="006F0B71" w:rsidRPr="006F0B71" w:rsidRDefault="006F0B71" w:rsidP="006F0B71">
      <w:pPr>
        <w:pStyle w:val="Caption"/>
      </w:pPr>
      <w:bookmarkStart w:id="23" w:name="_Toc312080611"/>
      <w:r>
        <w:t xml:space="preserve">Abbildung </w:t>
      </w:r>
      <w:r w:rsidR="00E011FE">
        <w:fldChar w:fldCharType="begin"/>
      </w:r>
      <w:r w:rsidR="00E011FE">
        <w:instrText xml:space="preserve"> SEQ Abbildung \* ARABIC </w:instrText>
      </w:r>
      <w:r w:rsidR="00E011FE">
        <w:fldChar w:fldCharType="separate"/>
      </w:r>
      <w:r w:rsidR="004B5903">
        <w:rPr>
          <w:noProof/>
        </w:rPr>
        <w:t>10</w:t>
      </w:r>
      <w:r w:rsidR="00E011FE">
        <w:rPr>
          <w:noProof/>
        </w:rPr>
        <w:fldChar w:fldCharType="end"/>
      </w:r>
      <w:r>
        <w:t xml:space="preserve"> - </w:t>
      </w:r>
      <w:r w:rsidRPr="001D59E9">
        <w:t>Unit Tests 16.12.2011</w:t>
      </w:r>
      <w:r>
        <w:t xml:space="preserve"> Teil 2</w:t>
      </w:r>
      <w:bookmarkEnd w:id="23"/>
    </w:p>
    <w:p w14:paraId="087C41E4" w14:textId="77777777" w:rsidR="007D5C77" w:rsidRDefault="007D5C77" w:rsidP="007D5C77">
      <w:pPr>
        <w:keepNext/>
      </w:pPr>
      <w:r>
        <w:rPr>
          <w:noProof/>
          <w:lang w:val="en-US"/>
        </w:rPr>
        <w:lastRenderedPageBreak/>
        <w:drawing>
          <wp:inline distT="0" distB="0" distL="0" distR="0" wp14:anchorId="607C1379" wp14:editId="1303F216">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14:paraId="21F8753D" w14:textId="77777777" w:rsidR="007D5C77" w:rsidRDefault="007D5C77" w:rsidP="007D5C77">
      <w:pPr>
        <w:pStyle w:val="Caption"/>
      </w:pPr>
      <w:bookmarkStart w:id="24" w:name="_Toc312080612"/>
      <w:r>
        <w:t xml:space="preserve">Abbildung </w:t>
      </w:r>
      <w:r w:rsidR="00E011FE">
        <w:fldChar w:fldCharType="begin"/>
      </w:r>
      <w:r w:rsidR="00E011FE">
        <w:instrText xml:space="preserve"> SEQ Abbildung \* ARABIC </w:instrText>
      </w:r>
      <w:r w:rsidR="00E011FE">
        <w:fldChar w:fldCharType="separate"/>
      </w:r>
      <w:r w:rsidR="004B5903">
        <w:rPr>
          <w:noProof/>
        </w:rPr>
        <w:t>11</w:t>
      </w:r>
      <w:r w:rsidR="00E011FE">
        <w:rPr>
          <w:noProof/>
        </w:rPr>
        <w:fldChar w:fldCharType="end"/>
      </w:r>
      <w:r>
        <w:t xml:space="preserve"> </w:t>
      </w:r>
      <w:r w:rsidRPr="004F6B37">
        <w:t xml:space="preserve">- Test </w:t>
      </w:r>
      <w:proofErr w:type="spellStart"/>
      <w:r w:rsidRPr="004F6B37">
        <w:t>Coverage</w:t>
      </w:r>
      <w:proofErr w:type="spellEnd"/>
      <w:r w:rsidRPr="004F6B37">
        <w:t xml:space="preserve"> 16.12.2011</w:t>
      </w:r>
      <w:bookmarkEnd w:id="24"/>
    </w:p>
    <w:p w14:paraId="53B65B7B" w14:textId="77777777" w:rsidR="00180678" w:rsidRDefault="00180678" w:rsidP="00BE6976">
      <w:r>
        <w:br w:type="page"/>
      </w:r>
    </w:p>
    <w:p w14:paraId="15E071FA" w14:textId="77777777" w:rsidR="00EE203B" w:rsidRDefault="00EE203B" w:rsidP="00EE203B">
      <w:pPr>
        <w:pStyle w:val="Heading2"/>
      </w:pPr>
      <w:bookmarkStart w:id="25" w:name="_Toc312080552"/>
      <w:r>
        <w:lastRenderedPageBreak/>
        <w:t>System Tests</w:t>
      </w:r>
      <w:bookmarkEnd w:id="25"/>
    </w:p>
    <w:p w14:paraId="5E8133B3" w14:textId="77777777" w:rsidR="0047320F" w:rsidRDefault="0047320F" w:rsidP="0047320F">
      <w:r>
        <w:t>Die System Tests orientieren sich an den definierten User Stories</w:t>
      </w:r>
      <w:r w:rsidR="00F833FD">
        <w:t>, die dann im entsprechenden Sprint umgesetzt wurden</w:t>
      </w:r>
      <w:r>
        <w:t>.</w:t>
      </w:r>
    </w:p>
    <w:p w14:paraId="1DA9367E" w14:textId="77777777" w:rsidR="0047320F" w:rsidRDefault="0047320F" w:rsidP="0047320F">
      <w:pPr>
        <w:pStyle w:val="Heading3"/>
      </w:pPr>
      <w:bookmarkStart w:id="26" w:name="_Toc312080553"/>
      <w:r>
        <w:t>Sprint 3</w:t>
      </w:r>
      <w:bookmarkEnd w:id="26"/>
    </w:p>
    <w:p w14:paraId="7F9C38CA" w14:textId="77777777"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14:paraId="3FF794ED" w14:textId="77777777" w:rsidTr="009E1416">
        <w:trPr>
          <w:cnfStyle w:val="100000000000" w:firstRow="1" w:lastRow="0" w:firstColumn="0" w:lastColumn="0" w:oddVBand="0" w:evenVBand="0" w:oddHBand="0" w:evenHBand="0" w:firstRowFirstColumn="0" w:firstRowLastColumn="0" w:lastRowFirstColumn="0" w:lastRowLastColumn="0"/>
        </w:trPr>
        <w:tc>
          <w:tcPr>
            <w:tcW w:w="370" w:type="dxa"/>
          </w:tcPr>
          <w:p w14:paraId="273BA65B" w14:textId="77777777" w:rsidR="003908EF" w:rsidRDefault="003908EF" w:rsidP="0047320F">
            <w:r>
              <w:t>#</w:t>
            </w:r>
          </w:p>
        </w:tc>
        <w:tc>
          <w:tcPr>
            <w:tcW w:w="2148" w:type="dxa"/>
          </w:tcPr>
          <w:p w14:paraId="3669A609" w14:textId="77777777" w:rsidR="003908EF" w:rsidRDefault="003908EF" w:rsidP="0047320F">
            <w:r>
              <w:t>Titel</w:t>
            </w:r>
          </w:p>
        </w:tc>
        <w:tc>
          <w:tcPr>
            <w:tcW w:w="4536" w:type="dxa"/>
          </w:tcPr>
          <w:p w14:paraId="0E136ADC" w14:textId="77777777" w:rsidR="003908EF" w:rsidRDefault="003908EF" w:rsidP="0047320F">
            <w:r>
              <w:t>Beschreibung</w:t>
            </w:r>
          </w:p>
        </w:tc>
        <w:tc>
          <w:tcPr>
            <w:tcW w:w="992" w:type="dxa"/>
          </w:tcPr>
          <w:p w14:paraId="19F72742" w14:textId="77777777" w:rsidR="003908EF" w:rsidRDefault="003908EF" w:rsidP="0047320F">
            <w:r>
              <w:t>Resultat</w:t>
            </w:r>
          </w:p>
        </w:tc>
        <w:tc>
          <w:tcPr>
            <w:tcW w:w="1242" w:type="dxa"/>
          </w:tcPr>
          <w:p w14:paraId="39A9BE55" w14:textId="77777777" w:rsidR="003908EF" w:rsidRDefault="003908EF" w:rsidP="0047320F">
            <w:r>
              <w:t>Datum</w:t>
            </w:r>
          </w:p>
        </w:tc>
      </w:tr>
      <w:tr w:rsidR="003908EF" w14:paraId="2583A619" w14:textId="77777777" w:rsidTr="009E1416">
        <w:trPr>
          <w:cnfStyle w:val="000000100000" w:firstRow="0" w:lastRow="0" w:firstColumn="0" w:lastColumn="0" w:oddVBand="0" w:evenVBand="0" w:oddHBand="1" w:evenHBand="0" w:firstRowFirstColumn="0" w:firstRowLastColumn="0" w:lastRowFirstColumn="0" w:lastRowLastColumn="0"/>
        </w:trPr>
        <w:tc>
          <w:tcPr>
            <w:tcW w:w="370" w:type="dxa"/>
          </w:tcPr>
          <w:p w14:paraId="18191DF8" w14:textId="77777777" w:rsidR="003908EF" w:rsidRDefault="003908EF" w:rsidP="0047320F">
            <w:r>
              <w:t>1</w:t>
            </w:r>
          </w:p>
        </w:tc>
        <w:tc>
          <w:tcPr>
            <w:tcW w:w="2148" w:type="dxa"/>
          </w:tcPr>
          <w:p w14:paraId="169F6CB7" w14:textId="77777777" w:rsidR="003908EF" w:rsidRDefault="003908EF" w:rsidP="0047320F">
            <w:r>
              <w:t>Übersicht für PN</w:t>
            </w:r>
          </w:p>
        </w:tc>
        <w:tc>
          <w:tcPr>
            <w:tcW w:w="4536" w:type="dxa"/>
          </w:tcPr>
          <w:p w14:paraId="7D1A761A" w14:textId="77777777" w:rsidR="003908EF" w:rsidRDefault="00EC2D0F" w:rsidP="009C00F5">
            <w:r>
              <w:t>Die PNs lassen</w:t>
            </w:r>
            <w:r w:rsidR="003908EF">
              <w:t xml:space="preserve"> sich in der Übersicht anzeigen </w:t>
            </w:r>
          </w:p>
        </w:tc>
        <w:tc>
          <w:tcPr>
            <w:tcW w:w="992" w:type="dxa"/>
          </w:tcPr>
          <w:p w14:paraId="7B31CA8A" w14:textId="77777777" w:rsidR="003908EF" w:rsidRDefault="00AA3F7F" w:rsidP="0047320F">
            <w:r>
              <w:t>Ok</w:t>
            </w:r>
          </w:p>
        </w:tc>
        <w:tc>
          <w:tcPr>
            <w:tcW w:w="1242" w:type="dxa"/>
          </w:tcPr>
          <w:p w14:paraId="4033FD27" w14:textId="77777777" w:rsidR="003908EF" w:rsidRDefault="00AA3F7F" w:rsidP="0047320F">
            <w:r>
              <w:t>28.10.2011</w:t>
            </w:r>
          </w:p>
        </w:tc>
      </w:tr>
      <w:tr w:rsidR="003908EF" w14:paraId="0BA7E24E" w14:textId="77777777" w:rsidTr="009E1416">
        <w:trPr>
          <w:cnfStyle w:val="000000010000" w:firstRow="0" w:lastRow="0" w:firstColumn="0" w:lastColumn="0" w:oddVBand="0" w:evenVBand="0" w:oddHBand="0" w:evenHBand="1" w:firstRowFirstColumn="0" w:firstRowLastColumn="0" w:lastRowFirstColumn="0" w:lastRowLastColumn="0"/>
        </w:trPr>
        <w:tc>
          <w:tcPr>
            <w:tcW w:w="370" w:type="dxa"/>
          </w:tcPr>
          <w:p w14:paraId="4687DA42" w14:textId="77777777" w:rsidR="003908EF" w:rsidRDefault="003908EF" w:rsidP="0047320F">
            <w:r>
              <w:t>2</w:t>
            </w:r>
          </w:p>
        </w:tc>
        <w:tc>
          <w:tcPr>
            <w:tcW w:w="2148" w:type="dxa"/>
          </w:tcPr>
          <w:p w14:paraId="64CCF343" w14:textId="77777777" w:rsidR="003908EF" w:rsidRDefault="003908EF" w:rsidP="0047320F">
            <w:r>
              <w:t>Detailansicht PN</w:t>
            </w:r>
          </w:p>
        </w:tc>
        <w:tc>
          <w:tcPr>
            <w:tcW w:w="4536" w:type="dxa"/>
          </w:tcPr>
          <w:p w14:paraId="259D30A7" w14:textId="77777777"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14:paraId="1A602BF2" w14:textId="77777777" w:rsidR="003908EF" w:rsidRDefault="00636988" w:rsidP="0047320F">
            <w:r>
              <w:t>Ok</w:t>
            </w:r>
          </w:p>
        </w:tc>
        <w:tc>
          <w:tcPr>
            <w:tcW w:w="1242" w:type="dxa"/>
          </w:tcPr>
          <w:p w14:paraId="76829C02" w14:textId="77777777" w:rsidR="003908EF" w:rsidRDefault="00636988" w:rsidP="0047320F">
            <w:r>
              <w:t>28.10.2011</w:t>
            </w:r>
          </w:p>
        </w:tc>
      </w:tr>
      <w:tr w:rsidR="00EF079B" w14:paraId="5B0D4BBF" w14:textId="77777777" w:rsidTr="009E1416">
        <w:trPr>
          <w:cnfStyle w:val="000000100000" w:firstRow="0" w:lastRow="0" w:firstColumn="0" w:lastColumn="0" w:oddVBand="0" w:evenVBand="0" w:oddHBand="1" w:evenHBand="0" w:firstRowFirstColumn="0" w:firstRowLastColumn="0" w:lastRowFirstColumn="0" w:lastRowLastColumn="0"/>
        </w:trPr>
        <w:tc>
          <w:tcPr>
            <w:tcW w:w="370" w:type="dxa"/>
          </w:tcPr>
          <w:p w14:paraId="42A17B44" w14:textId="77777777" w:rsidR="00EF079B" w:rsidRDefault="00EF079B" w:rsidP="0047320F">
            <w:r>
              <w:t>3</w:t>
            </w:r>
          </w:p>
        </w:tc>
        <w:tc>
          <w:tcPr>
            <w:tcW w:w="2148" w:type="dxa"/>
          </w:tcPr>
          <w:p w14:paraId="4802AAA2" w14:textId="77777777" w:rsidR="00EF079B" w:rsidRDefault="00EF079B" w:rsidP="00EF079B">
            <w:r>
              <w:t>Navigation</w:t>
            </w:r>
            <w:r>
              <w:br/>
              <w:t>„Übersicht -&gt; Detail“</w:t>
            </w:r>
          </w:p>
        </w:tc>
        <w:tc>
          <w:tcPr>
            <w:tcW w:w="4536" w:type="dxa"/>
          </w:tcPr>
          <w:p w14:paraId="2958D4E8" w14:textId="77777777" w:rsidR="00EF079B" w:rsidRDefault="009E1416" w:rsidP="009C00F5">
            <w:r>
              <w:t>Der Nutzer</w:t>
            </w:r>
            <w:r w:rsidR="00A14382">
              <w:t xml:space="preserve"> kann von der Übersicht zur </w:t>
            </w:r>
            <w:r>
              <w:t xml:space="preserve">Einzelansicht </w:t>
            </w:r>
            <w:r w:rsidR="006343D9">
              <w:t>wechseln</w:t>
            </w:r>
          </w:p>
        </w:tc>
        <w:tc>
          <w:tcPr>
            <w:tcW w:w="992" w:type="dxa"/>
          </w:tcPr>
          <w:p w14:paraId="4FEC89C5" w14:textId="77777777" w:rsidR="00EF079B" w:rsidRDefault="008608AB" w:rsidP="0047320F">
            <w:r>
              <w:t>Ok</w:t>
            </w:r>
          </w:p>
        </w:tc>
        <w:tc>
          <w:tcPr>
            <w:tcW w:w="1242" w:type="dxa"/>
          </w:tcPr>
          <w:p w14:paraId="406E1AF7" w14:textId="77777777" w:rsidR="00EF079B" w:rsidRDefault="008608AB" w:rsidP="0047320F">
            <w:r>
              <w:t>28.10.2011</w:t>
            </w:r>
          </w:p>
        </w:tc>
      </w:tr>
      <w:tr w:rsidR="00AA3F7F" w14:paraId="24764F4E" w14:textId="77777777" w:rsidTr="009E1416">
        <w:trPr>
          <w:cnfStyle w:val="000000010000" w:firstRow="0" w:lastRow="0" w:firstColumn="0" w:lastColumn="0" w:oddVBand="0" w:evenVBand="0" w:oddHBand="0" w:evenHBand="1" w:firstRowFirstColumn="0" w:firstRowLastColumn="0" w:lastRowFirstColumn="0" w:lastRowLastColumn="0"/>
        </w:trPr>
        <w:tc>
          <w:tcPr>
            <w:tcW w:w="370" w:type="dxa"/>
          </w:tcPr>
          <w:p w14:paraId="281FCC4F" w14:textId="77777777" w:rsidR="00AA3F7F" w:rsidRDefault="00AA3F7F" w:rsidP="0047320F">
            <w:r>
              <w:t>4</w:t>
            </w:r>
          </w:p>
        </w:tc>
        <w:tc>
          <w:tcPr>
            <w:tcW w:w="2148" w:type="dxa"/>
          </w:tcPr>
          <w:p w14:paraId="66EDB815" w14:textId="77777777" w:rsidR="00AA3F7F" w:rsidRDefault="009E1416" w:rsidP="00EF079B">
            <w:r>
              <w:t>Navigation</w:t>
            </w:r>
          </w:p>
          <w:p w14:paraId="48BBDF1C" w14:textId="77777777" w:rsidR="009E1416" w:rsidRDefault="009E1416" w:rsidP="009E1416">
            <w:r>
              <w:t>„Detail“ -&gt; „Übersicht“</w:t>
            </w:r>
          </w:p>
        </w:tc>
        <w:tc>
          <w:tcPr>
            <w:tcW w:w="4536" w:type="dxa"/>
          </w:tcPr>
          <w:p w14:paraId="6A6B1B12" w14:textId="77777777" w:rsidR="00AA3F7F" w:rsidRDefault="009E1416" w:rsidP="009C00F5">
            <w:r>
              <w:t xml:space="preserve">Der Nutzer kann von der Einzelansicht in die Übersicht </w:t>
            </w:r>
            <w:r w:rsidR="006343D9">
              <w:t>wechseln</w:t>
            </w:r>
          </w:p>
        </w:tc>
        <w:tc>
          <w:tcPr>
            <w:tcW w:w="992" w:type="dxa"/>
          </w:tcPr>
          <w:p w14:paraId="29FA82F1" w14:textId="77777777" w:rsidR="00AA3F7F" w:rsidRDefault="008608AB" w:rsidP="0047320F">
            <w:r>
              <w:t>Ok</w:t>
            </w:r>
          </w:p>
        </w:tc>
        <w:tc>
          <w:tcPr>
            <w:tcW w:w="1242" w:type="dxa"/>
          </w:tcPr>
          <w:p w14:paraId="0A7E25A1" w14:textId="77777777" w:rsidR="00AA3F7F" w:rsidRDefault="008608AB" w:rsidP="0047320F">
            <w:r>
              <w:t>28.10.2011</w:t>
            </w:r>
          </w:p>
        </w:tc>
      </w:tr>
      <w:tr w:rsidR="00267B70" w14:paraId="56A445CB" w14:textId="77777777" w:rsidTr="009E1416">
        <w:trPr>
          <w:cnfStyle w:val="000000100000" w:firstRow="0" w:lastRow="0" w:firstColumn="0" w:lastColumn="0" w:oddVBand="0" w:evenVBand="0" w:oddHBand="1" w:evenHBand="0" w:firstRowFirstColumn="0" w:firstRowLastColumn="0" w:lastRowFirstColumn="0" w:lastRowLastColumn="0"/>
        </w:trPr>
        <w:tc>
          <w:tcPr>
            <w:tcW w:w="370" w:type="dxa"/>
          </w:tcPr>
          <w:p w14:paraId="69CD378E" w14:textId="77777777" w:rsidR="00267B70" w:rsidRDefault="00267B70" w:rsidP="0047320F">
            <w:r>
              <w:t>5</w:t>
            </w:r>
          </w:p>
        </w:tc>
        <w:tc>
          <w:tcPr>
            <w:tcW w:w="2148" w:type="dxa"/>
          </w:tcPr>
          <w:p w14:paraId="00D922B9" w14:textId="77777777" w:rsidR="00267B70" w:rsidRDefault="00267B70" w:rsidP="00EF079B">
            <w:r>
              <w:t>Darstellung der verkleinerten PN mit Bild</w:t>
            </w:r>
          </w:p>
        </w:tc>
        <w:tc>
          <w:tcPr>
            <w:tcW w:w="4536" w:type="dxa"/>
          </w:tcPr>
          <w:p w14:paraId="2515C868" w14:textId="77777777" w:rsidR="00267B70" w:rsidRDefault="00267B70" w:rsidP="009C00F5">
            <w:r>
              <w:t>Der Nutzer sieht in der Übersicht zu jeder PN ein kleines Bild.</w:t>
            </w:r>
          </w:p>
        </w:tc>
        <w:tc>
          <w:tcPr>
            <w:tcW w:w="992" w:type="dxa"/>
          </w:tcPr>
          <w:p w14:paraId="4FB61646" w14:textId="77777777" w:rsidR="00267B70" w:rsidRDefault="00E85A84" w:rsidP="0047320F">
            <w:r>
              <w:t>Ok</w:t>
            </w:r>
          </w:p>
        </w:tc>
        <w:tc>
          <w:tcPr>
            <w:tcW w:w="1242" w:type="dxa"/>
          </w:tcPr>
          <w:p w14:paraId="17814E44" w14:textId="77777777" w:rsidR="00267B70" w:rsidRDefault="00E85A84" w:rsidP="0047320F">
            <w:r>
              <w:t>28.10.2011</w:t>
            </w:r>
          </w:p>
        </w:tc>
      </w:tr>
      <w:tr w:rsidR="00202394" w14:paraId="789E2E6B" w14:textId="77777777" w:rsidTr="009E1416">
        <w:trPr>
          <w:cnfStyle w:val="000000010000" w:firstRow="0" w:lastRow="0" w:firstColumn="0" w:lastColumn="0" w:oddVBand="0" w:evenVBand="0" w:oddHBand="0" w:evenHBand="1" w:firstRowFirstColumn="0" w:firstRowLastColumn="0" w:lastRowFirstColumn="0" w:lastRowLastColumn="0"/>
        </w:trPr>
        <w:tc>
          <w:tcPr>
            <w:tcW w:w="370" w:type="dxa"/>
          </w:tcPr>
          <w:p w14:paraId="77165456" w14:textId="77777777" w:rsidR="00202394" w:rsidRDefault="00202394" w:rsidP="0047320F">
            <w:r>
              <w:t>6</w:t>
            </w:r>
          </w:p>
        </w:tc>
        <w:tc>
          <w:tcPr>
            <w:tcW w:w="2148" w:type="dxa"/>
          </w:tcPr>
          <w:p w14:paraId="2EAE4E0C" w14:textId="77777777" w:rsidR="00202394" w:rsidRDefault="00202394" w:rsidP="00EF079B">
            <w:r w:rsidRPr="00202394">
              <w:t>Navigation "Detailansicht -&gt; Detailansicht"</w:t>
            </w:r>
          </w:p>
        </w:tc>
        <w:tc>
          <w:tcPr>
            <w:tcW w:w="4536" w:type="dxa"/>
          </w:tcPr>
          <w:p w14:paraId="6FF4DDED" w14:textId="77777777" w:rsidR="00202394" w:rsidRDefault="00E769EC" w:rsidP="009C00F5">
            <w:r>
              <w:t>Der Nutzer kann von einer PN in der Detailansicht zur nächsten wechseln und sich diese ansehen.</w:t>
            </w:r>
          </w:p>
        </w:tc>
        <w:tc>
          <w:tcPr>
            <w:tcW w:w="992" w:type="dxa"/>
          </w:tcPr>
          <w:p w14:paraId="1FF2B673" w14:textId="77777777" w:rsidR="00202394" w:rsidRDefault="00E769EC" w:rsidP="0047320F">
            <w:r>
              <w:t>Ok</w:t>
            </w:r>
          </w:p>
        </w:tc>
        <w:tc>
          <w:tcPr>
            <w:tcW w:w="1242" w:type="dxa"/>
          </w:tcPr>
          <w:p w14:paraId="3D4E1C3D" w14:textId="77777777" w:rsidR="00202394" w:rsidRDefault="00E769EC" w:rsidP="0047320F">
            <w:r>
              <w:t>28.10.2011</w:t>
            </w:r>
          </w:p>
        </w:tc>
      </w:tr>
    </w:tbl>
    <w:p w14:paraId="6767AC0A" w14:textId="77777777" w:rsidR="0047320F" w:rsidRDefault="00C617F1" w:rsidP="00C617F1">
      <w:pPr>
        <w:pStyle w:val="Heading3"/>
      </w:pPr>
      <w:bookmarkStart w:id="27" w:name="_Toc312080554"/>
      <w:r>
        <w:t>Sprint 4</w:t>
      </w:r>
      <w:bookmarkEnd w:id="27"/>
    </w:p>
    <w:p w14:paraId="0F3FEE80" w14:textId="77777777"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14:paraId="4C00984D" w14:textId="77777777" w:rsidTr="009352DF">
        <w:trPr>
          <w:cnfStyle w:val="100000000000" w:firstRow="1" w:lastRow="0" w:firstColumn="0" w:lastColumn="0" w:oddVBand="0" w:evenVBand="0" w:oddHBand="0" w:evenHBand="0" w:firstRowFirstColumn="0" w:firstRowLastColumn="0" w:lastRowFirstColumn="0" w:lastRowLastColumn="0"/>
        </w:trPr>
        <w:tc>
          <w:tcPr>
            <w:tcW w:w="419" w:type="dxa"/>
          </w:tcPr>
          <w:p w14:paraId="22AD6970" w14:textId="77777777" w:rsidR="00467D21" w:rsidRDefault="00467D21" w:rsidP="00CD60B5">
            <w:r>
              <w:t>#</w:t>
            </w:r>
          </w:p>
        </w:tc>
        <w:tc>
          <w:tcPr>
            <w:tcW w:w="2139" w:type="dxa"/>
          </w:tcPr>
          <w:p w14:paraId="71B2A55B" w14:textId="77777777" w:rsidR="00467D21" w:rsidRDefault="00467D21" w:rsidP="00CD60B5">
            <w:r>
              <w:t>Titel</w:t>
            </w:r>
          </w:p>
        </w:tc>
        <w:tc>
          <w:tcPr>
            <w:tcW w:w="4498" w:type="dxa"/>
          </w:tcPr>
          <w:p w14:paraId="6D7E92AF" w14:textId="77777777" w:rsidR="00467D21" w:rsidRDefault="00467D21" w:rsidP="00CD60B5">
            <w:r>
              <w:t>Beschreibung</w:t>
            </w:r>
          </w:p>
        </w:tc>
        <w:tc>
          <w:tcPr>
            <w:tcW w:w="991" w:type="dxa"/>
          </w:tcPr>
          <w:p w14:paraId="2BCE42E1" w14:textId="77777777" w:rsidR="00467D21" w:rsidRDefault="00467D21" w:rsidP="00CD60B5">
            <w:r>
              <w:t>Resultat</w:t>
            </w:r>
          </w:p>
        </w:tc>
        <w:tc>
          <w:tcPr>
            <w:tcW w:w="1241" w:type="dxa"/>
          </w:tcPr>
          <w:p w14:paraId="22E87C98" w14:textId="77777777" w:rsidR="00467D21" w:rsidRDefault="00467D21" w:rsidP="00CD60B5">
            <w:r>
              <w:t>Datum</w:t>
            </w:r>
          </w:p>
        </w:tc>
      </w:tr>
      <w:tr w:rsidR="00467D21" w14:paraId="53D733ED"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4DDFADF2" w14:textId="77777777" w:rsidR="00467D21" w:rsidRDefault="00467D21" w:rsidP="00CD60B5">
            <w:r>
              <w:t>1</w:t>
            </w:r>
          </w:p>
        </w:tc>
        <w:tc>
          <w:tcPr>
            <w:tcW w:w="2139" w:type="dxa"/>
          </w:tcPr>
          <w:p w14:paraId="1920ECF1" w14:textId="77777777" w:rsidR="00467D21" w:rsidRDefault="00467D21" w:rsidP="00CD60B5">
            <w:r>
              <w:t>Übersicht für PN</w:t>
            </w:r>
          </w:p>
        </w:tc>
        <w:tc>
          <w:tcPr>
            <w:tcW w:w="4498" w:type="dxa"/>
          </w:tcPr>
          <w:p w14:paraId="1F2E8CBB" w14:textId="77777777" w:rsidR="00467D21" w:rsidRDefault="00467D21" w:rsidP="00CD60B5">
            <w:r>
              <w:t xml:space="preserve">Die PNs lassen sich in der Übersicht anzeigen </w:t>
            </w:r>
          </w:p>
        </w:tc>
        <w:tc>
          <w:tcPr>
            <w:tcW w:w="991" w:type="dxa"/>
          </w:tcPr>
          <w:p w14:paraId="57D997BB" w14:textId="77777777" w:rsidR="00467D21" w:rsidRDefault="00467D21" w:rsidP="00CD60B5">
            <w:r>
              <w:t>Ok</w:t>
            </w:r>
          </w:p>
        </w:tc>
        <w:tc>
          <w:tcPr>
            <w:tcW w:w="1241" w:type="dxa"/>
          </w:tcPr>
          <w:p w14:paraId="519ECACE" w14:textId="77777777" w:rsidR="00467D21" w:rsidRDefault="00FE3A3F" w:rsidP="00CD60B5">
            <w:r>
              <w:t>14.11</w:t>
            </w:r>
            <w:r w:rsidR="00467D21">
              <w:t>.2011</w:t>
            </w:r>
          </w:p>
        </w:tc>
      </w:tr>
      <w:tr w:rsidR="00467D21" w14:paraId="1E270380"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01EFE4F1" w14:textId="77777777" w:rsidR="00467D21" w:rsidRDefault="00467D21" w:rsidP="00CD60B5">
            <w:r>
              <w:t>2</w:t>
            </w:r>
          </w:p>
        </w:tc>
        <w:tc>
          <w:tcPr>
            <w:tcW w:w="2139" w:type="dxa"/>
          </w:tcPr>
          <w:p w14:paraId="6B2E9CDB" w14:textId="77777777" w:rsidR="00467D21" w:rsidRDefault="00467D21" w:rsidP="00CD60B5">
            <w:r>
              <w:t>Detailansicht PN</w:t>
            </w:r>
          </w:p>
        </w:tc>
        <w:tc>
          <w:tcPr>
            <w:tcW w:w="4498" w:type="dxa"/>
          </w:tcPr>
          <w:p w14:paraId="76447D50" w14:textId="77777777" w:rsidR="00467D21" w:rsidRDefault="00467D21" w:rsidP="00CD60B5">
            <w:r>
              <w:t>Die Detailansicht einer PN lässt sich anzeigen und die PN kann gelesen werden</w:t>
            </w:r>
          </w:p>
        </w:tc>
        <w:tc>
          <w:tcPr>
            <w:tcW w:w="991" w:type="dxa"/>
          </w:tcPr>
          <w:p w14:paraId="3C884B4B" w14:textId="77777777" w:rsidR="00467D21" w:rsidRDefault="00467D21" w:rsidP="00CD60B5">
            <w:r>
              <w:t>Ok</w:t>
            </w:r>
          </w:p>
        </w:tc>
        <w:tc>
          <w:tcPr>
            <w:tcW w:w="1241" w:type="dxa"/>
          </w:tcPr>
          <w:p w14:paraId="53BD3F02" w14:textId="77777777" w:rsidR="00467D21" w:rsidRDefault="00FE3A3F" w:rsidP="00CD60B5">
            <w:r>
              <w:t>14.11</w:t>
            </w:r>
            <w:r w:rsidR="00467D21">
              <w:t>.2011</w:t>
            </w:r>
          </w:p>
        </w:tc>
      </w:tr>
      <w:tr w:rsidR="00467D21" w14:paraId="682CFAF8"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59BDFBD2" w14:textId="77777777" w:rsidR="00467D21" w:rsidRDefault="00467D21" w:rsidP="00CD60B5">
            <w:r>
              <w:t>3</w:t>
            </w:r>
          </w:p>
        </w:tc>
        <w:tc>
          <w:tcPr>
            <w:tcW w:w="2139" w:type="dxa"/>
          </w:tcPr>
          <w:p w14:paraId="68729B93" w14:textId="77777777" w:rsidR="00467D21" w:rsidRDefault="00467D21" w:rsidP="00CD60B5">
            <w:r>
              <w:t>Navigation</w:t>
            </w:r>
            <w:r>
              <w:br/>
              <w:t>„Übersicht -&gt; Detail“</w:t>
            </w:r>
          </w:p>
        </w:tc>
        <w:tc>
          <w:tcPr>
            <w:tcW w:w="4498" w:type="dxa"/>
          </w:tcPr>
          <w:p w14:paraId="0FC75303" w14:textId="77777777" w:rsidR="00467D21" w:rsidRDefault="00467D21" w:rsidP="00CD60B5">
            <w:r>
              <w:t>Der Nutzer kann von der Übersicht zur Einzelansicht wechseln</w:t>
            </w:r>
          </w:p>
        </w:tc>
        <w:tc>
          <w:tcPr>
            <w:tcW w:w="991" w:type="dxa"/>
          </w:tcPr>
          <w:p w14:paraId="6CC85030" w14:textId="77777777" w:rsidR="00467D21" w:rsidRDefault="00467D21" w:rsidP="00CD60B5">
            <w:r>
              <w:t>Ok</w:t>
            </w:r>
          </w:p>
        </w:tc>
        <w:tc>
          <w:tcPr>
            <w:tcW w:w="1241" w:type="dxa"/>
          </w:tcPr>
          <w:p w14:paraId="5BB920D2" w14:textId="77777777" w:rsidR="00467D21" w:rsidRDefault="00FE3A3F" w:rsidP="00CD60B5">
            <w:r>
              <w:t>14.11</w:t>
            </w:r>
            <w:r w:rsidR="00467D21">
              <w:t>.2011</w:t>
            </w:r>
          </w:p>
        </w:tc>
      </w:tr>
      <w:tr w:rsidR="00467D21" w14:paraId="3DAA8E72"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20A4DE67" w14:textId="77777777" w:rsidR="00467D21" w:rsidRDefault="00467D21" w:rsidP="00CD60B5">
            <w:r>
              <w:t>4</w:t>
            </w:r>
          </w:p>
        </w:tc>
        <w:tc>
          <w:tcPr>
            <w:tcW w:w="2139" w:type="dxa"/>
          </w:tcPr>
          <w:p w14:paraId="6FF4D4E1" w14:textId="77777777" w:rsidR="00467D21" w:rsidRDefault="00467D21" w:rsidP="00CD60B5">
            <w:r>
              <w:t>Navigation</w:t>
            </w:r>
          </w:p>
          <w:p w14:paraId="1E97B62C" w14:textId="77777777" w:rsidR="00467D21" w:rsidRDefault="00467D21" w:rsidP="00CD60B5">
            <w:r>
              <w:t>„Detail“ -&gt; „Übersicht“</w:t>
            </w:r>
          </w:p>
        </w:tc>
        <w:tc>
          <w:tcPr>
            <w:tcW w:w="4498" w:type="dxa"/>
          </w:tcPr>
          <w:p w14:paraId="3D348855" w14:textId="77777777" w:rsidR="00467D21" w:rsidRDefault="00467D21" w:rsidP="00CD60B5">
            <w:r>
              <w:t>Der Nutzer kann von der Einzelansicht in die Übersicht wechseln</w:t>
            </w:r>
          </w:p>
        </w:tc>
        <w:tc>
          <w:tcPr>
            <w:tcW w:w="991" w:type="dxa"/>
          </w:tcPr>
          <w:p w14:paraId="235EF042" w14:textId="77777777" w:rsidR="00467D21" w:rsidRDefault="00467D21" w:rsidP="00CD60B5">
            <w:r>
              <w:t>Ok</w:t>
            </w:r>
          </w:p>
        </w:tc>
        <w:tc>
          <w:tcPr>
            <w:tcW w:w="1241" w:type="dxa"/>
          </w:tcPr>
          <w:p w14:paraId="0C33E37B" w14:textId="77777777" w:rsidR="00467D21" w:rsidRDefault="00FE3A3F" w:rsidP="00CD60B5">
            <w:r>
              <w:t>14.11</w:t>
            </w:r>
            <w:r w:rsidR="00467D21">
              <w:t>.2011</w:t>
            </w:r>
          </w:p>
        </w:tc>
      </w:tr>
      <w:tr w:rsidR="00467D21" w14:paraId="4BA2F73D"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53277E0F" w14:textId="77777777" w:rsidR="00467D21" w:rsidRDefault="00467D21" w:rsidP="00CD60B5">
            <w:r>
              <w:t>5</w:t>
            </w:r>
          </w:p>
        </w:tc>
        <w:tc>
          <w:tcPr>
            <w:tcW w:w="2139" w:type="dxa"/>
          </w:tcPr>
          <w:p w14:paraId="2D1BECB4" w14:textId="77777777" w:rsidR="00467D21" w:rsidRDefault="00467D21" w:rsidP="00CD60B5">
            <w:r>
              <w:t>Darstellung der verkleinerten PN mit Bild</w:t>
            </w:r>
          </w:p>
        </w:tc>
        <w:tc>
          <w:tcPr>
            <w:tcW w:w="4498" w:type="dxa"/>
          </w:tcPr>
          <w:p w14:paraId="23547468" w14:textId="77777777" w:rsidR="00467D21" w:rsidRDefault="00467D21" w:rsidP="00CD60B5">
            <w:r>
              <w:t>Der Nutzer sieht in der Übersicht zu jeder PN ein kleines Bild.</w:t>
            </w:r>
          </w:p>
        </w:tc>
        <w:tc>
          <w:tcPr>
            <w:tcW w:w="991" w:type="dxa"/>
          </w:tcPr>
          <w:p w14:paraId="7A028A67" w14:textId="77777777" w:rsidR="00467D21" w:rsidRDefault="00467D21" w:rsidP="00CD60B5">
            <w:r>
              <w:t>Ok</w:t>
            </w:r>
          </w:p>
        </w:tc>
        <w:tc>
          <w:tcPr>
            <w:tcW w:w="1241" w:type="dxa"/>
          </w:tcPr>
          <w:p w14:paraId="4E847C57" w14:textId="77777777" w:rsidR="00467D21" w:rsidRDefault="00FE3A3F" w:rsidP="00CD60B5">
            <w:r>
              <w:t>14.11</w:t>
            </w:r>
            <w:r w:rsidR="00467D21">
              <w:t>.2011</w:t>
            </w:r>
          </w:p>
        </w:tc>
      </w:tr>
      <w:tr w:rsidR="00467D21" w14:paraId="2FF11A98"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45F3ACA3" w14:textId="77777777" w:rsidR="00467D21" w:rsidRDefault="00467D21" w:rsidP="00CD60B5">
            <w:r>
              <w:t>6</w:t>
            </w:r>
          </w:p>
        </w:tc>
        <w:tc>
          <w:tcPr>
            <w:tcW w:w="2139" w:type="dxa"/>
          </w:tcPr>
          <w:p w14:paraId="3032BC03" w14:textId="77777777" w:rsidR="00467D21" w:rsidRDefault="00467D21" w:rsidP="00CD60B5">
            <w:r w:rsidRPr="00202394">
              <w:t>Navigation "Detailansicht -&gt; Detailansicht"</w:t>
            </w:r>
          </w:p>
        </w:tc>
        <w:tc>
          <w:tcPr>
            <w:tcW w:w="4498" w:type="dxa"/>
          </w:tcPr>
          <w:p w14:paraId="25638DEB" w14:textId="77777777" w:rsidR="00467D21" w:rsidRDefault="00467D21" w:rsidP="00CD60B5">
            <w:r>
              <w:t>Der Nutzer kann von einer PN in der Detailansicht zur nächsten wechseln und sich diese ansehen.</w:t>
            </w:r>
          </w:p>
        </w:tc>
        <w:tc>
          <w:tcPr>
            <w:tcW w:w="991" w:type="dxa"/>
          </w:tcPr>
          <w:p w14:paraId="77482724" w14:textId="77777777" w:rsidR="00467D21" w:rsidRDefault="00467D21" w:rsidP="00CD60B5">
            <w:r>
              <w:t>Ok</w:t>
            </w:r>
          </w:p>
        </w:tc>
        <w:tc>
          <w:tcPr>
            <w:tcW w:w="1241" w:type="dxa"/>
          </w:tcPr>
          <w:p w14:paraId="261287D1" w14:textId="77777777" w:rsidR="00467D21" w:rsidRDefault="00FE3A3F" w:rsidP="00CD60B5">
            <w:r>
              <w:t>14.11</w:t>
            </w:r>
            <w:r w:rsidR="00467D21">
              <w:t>.2011</w:t>
            </w:r>
          </w:p>
        </w:tc>
      </w:tr>
      <w:tr w:rsidR="000F0FAA" w14:paraId="343A6750"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4F95FF80" w14:textId="77777777" w:rsidR="000F0FAA" w:rsidRDefault="000F0FAA" w:rsidP="00CD60B5">
            <w:r>
              <w:t>7</w:t>
            </w:r>
          </w:p>
        </w:tc>
        <w:tc>
          <w:tcPr>
            <w:tcW w:w="2139" w:type="dxa"/>
          </w:tcPr>
          <w:p w14:paraId="4877B9E0" w14:textId="77777777" w:rsidR="000F0FAA" w:rsidRPr="00202394" w:rsidRDefault="000F0FAA" w:rsidP="00CD60B5">
            <w:r w:rsidRPr="000F0FAA">
              <w:t>Tags zu PN angezeigt</w:t>
            </w:r>
          </w:p>
        </w:tc>
        <w:tc>
          <w:tcPr>
            <w:tcW w:w="4498" w:type="dxa"/>
          </w:tcPr>
          <w:p w14:paraId="3422A130" w14:textId="77777777" w:rsidR="000F0FAA" w:rsidRDefault="000F0FAA" w:rsidP="00CD60B5">
            <w:r w:rsidRPr="000F0FAA">
              <w:t>zu einer PN zusätzliche Begriffe anzeigen, damit ich die PN einem bestimmten Gebiet zuordnen kann.</w:t>
            </w:r>
          </w:p>
        </w:tc>
        <w:tc>
          <w:tcPr>
            <w:tcW w:w="991" w:type="dxa"/>
          </w:tcPr>
          <w:p w14:paraId="2F8E8DF9" w14:textId="77777777" w:rsidR="000F0FAA" w:rsidRDefault="00B55A40" w:rsidP="00CD60B5">
            <w:r>
              <w:t>Ok</w:t>
            </w:r>
          </w:p>
        </w:tc>
        <w:tc>
          <w:tcPr>
            <w:tcW w:w="1241" w:type="dxa"/>
          </w:tcPr>
          <w:p w14:paraId="0AE953A4" w14:textId="77777777" w:rsidR="000F0FAA" w:rsidRDefault="00B55A40" w:rsidP="00CD60B5">
            <w:r>
              <w:t>14.11.2011</w:t>
            </w:r>
          </w:p>
        </w:tc>
      </w:tr>
      <w:tr w:rsidR="000F0FAA" w14:paraId="4EED99B6"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3F9A2C66" w14:textId="77777777" w:rsidR="000F0FAA" w:rsidRDefault="000F0FAA" w:rsidP="00CD60B5">
            <w:r>
              <w:t>8</w:t>
            </w:r>
          </w:p>
        </w:tc>
        <w:tc>
          <w:tcPr>
            <w:tcW w:w="2139" w:type="dxa"/>
          </w:tcPr>
          <w:p w14:paraId="18A611B6" w14:textId="77777777" w:rsidR="000F0FAA" w:rsidRPr="000F0FAA" w:rsidRDefault="000F0FAA" w:rsidP="00CD60B5">
            <w:r w:rsidRPr="000F0FAA">
              <w:t>Tags aggregiert</w:t>
            </w:r>
          </w:p>
        </w:tc>
        <w:tc>
          <w:tcPr>
            <w:tcW w:w="4498" w:type="dxa"/>
          </w:tcPr>
          <w:p w14:paraId="36021FA0" w14:textId="77777777" w:rsidR="000F0FAA" w:rsidRPr="000F0FAA" w:rsidRDefault="000F0FAA"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991" w:type="dxa"/>
          </w:tcPr>
          <w:p w14:paraId="0A8412EC" w14:textId="77777777" w:rsidR="000F0FAA" w:rsidRDefault="00BC5555" w:rsidP="00CD60B5">
            <w:r>
              <w:t>Ok</w:t>
            </w:r>
          </w:p>
        </w:tc>
        <w:tc>
          <w:tcPr>
            <w:tcW w:w="1241" w:type="dxa"/>
          </w:tcPr>
          <w:p w14:paraId="07D69A64" w14:textId="77777777" w:rsidR="000F0FAA" w:rsidRDefault="00BC5555" w:rsidP="00CD60B5">
            <w:r>
              <w:t>15.11.2011</w:t>
            </w:r>
          </w:p>
        </w:tc>
      </w:tr>
      <w:tr w:rsidR="000F0FAA" w14:paraId="3FC424AF"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0C2EBB7A" w14:textId="77777777" w:rsidR="000F0FAA" w:rsidRDefault="000F0FAA" w:rsidP="00CD60B5">
            <w:r>
              <w:t>9</w:t>
            </w:r>
          </w:p>
        </w:tc>
        <w:tc>
          <w:tcPr>
            <w:tcW w:w="2139" w:type="dxa"/>
          </w:tcPr>
          <w:p w14:paraId="77DB016C" w14:textId="77777777" w:rsidR="000F0FAA" w:rsidRPr="000F0FAA" w:rsidRDefault="000F0FAA" w:rsidP="00CD60B5">
            <w:r w:rsidRPr="000F0FAA">
              <w:t>Aggregierte Tags anpassbar</w:t>
            </w:r>
          </w:p>
        </w:tc>
        <w:tc>
          <w:tcPr>
            <w:tcW w:w="4498" w:type="dxa"/>
          </w:tcPr>
          <w:p w14:paraId="27D27EBA" w14:textId="77777777"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14:paraId="51546E06" w14:textId="77777777" w:rsidR="000F0FAA" w:rsidRDefault="00B55A40" w:rsidP="00CD60B5">
            <w:r>
              <w:t>Ok</w:t>
            </w:r>
          </w:p>
        </w:tc>
        <w:tc>
          <w:tcPr>
            <w:tcW w:w="1241" w:type="dxa"/>
          </w:tcPr>
          <w:p w14:paraId="2F0DCED2" w14:textId="77777777" w:rsidR="000F0FAA" w:rsidRDefault="00B55A40" w:rsidP="00CD60B5">
            <w:r>
              <w:t>14.11.2011</w:t>
            </w:r>
          </w:p>
        </w:tc>
      </w:tr>
      <w:tr w:rsidR="000F0FAA" w14:paraId="2A8D1025"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62C0119B" w14:textId="77777777" w:rsidR="000F0FAA" w:rsidRDefault="000F0FAA" w:rsidP="00CD60B5">
            <w:r>
              <w:t>10</w:t>
            </w:r>
          </w:p>
        </w:tc>
        <w:tc>
          <w:tcPr>
            <w:tcW w:w="2139" w:type="dxa"/>
          </w:tcPr>
          <w:p w14:paraId="7D7064CF" w14:textId="77777777" w:rsidR="000F0FAA" w:rsidRPr="000F0FAA" w:rsidRDefault="000F0FAA" w:rsidP="00CD60B5">
            <w:r w:rsidRPr="000F0FAA">
              <w:t>Filter in Übersicht setzen</w:t>
            </w:r>
          </w:p>
        </w:tc>
        <w:tc>
          <w:tcPr>
            <w:tcW w:w="4498" w:type="dxa"/>
          </w:tcPr>
          <w:p w14:paraId="5BD862EB" w14:textId="77777777" w:rsidR="000F0FAA" w:rsidRPr="000F0FAA" w:rsidRDefault="000F0FAA" w:rsidP="00CD60B5">
            <w:r w:rsidRPr="000F0FAA">
              <w:t>einen Filter in der Übersicht setzen, damit die angezeigten PN eingeschränkt werden.</w:t>
            </w:r>
          </w:p>
        </w:tc>
        <w:tc>
          <w:tcPr>
            <w:tcW w:w="991" w:type="dxa"/>
          </w:tcPr>
          <w:p w14:paraId="1757A5D1" w14:textId="77777777" w:rsidR="000F0FAA" w:rsidRDefault="00B55A40" w:rsidP="00CD60B5">
            <w:r>
              <w:t>Ok</w:t>
            </w:r>
          </w:p>
        </w:tc>
        <w:tc>
          <w:tcPr>
            <w:tcW w:w="1241" w:type="dxa"/>
          </w:tcPr>
          <w:p w14:paraId="1881119A" w14:textId="77777777" w:rsidR="000F0FAA" w:rsidRDefault="00B55A40" w:rsidP="00CD60B5">
            <w:r>
              <w:t>14.11.2011</w:t>
            </w:r>
          </w:p>
        </w:tc>
      </w:tr>
      <w:tr w:rsidR="000F0FAA" w14:paraId="6980DE28"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00B1350F" w14:textId="77777777" w:rsidR="000F0FAA" w:rsidRDefault="000F0FAA" w:rsidP="00CD60B5">
            <w:r>
              <w:t>11</w:t>
            </w:r>
          </w:p>
        </w:tc>
        <w:tc>
          <w:tcPr>
            <w:tcW w:w="2139" w:type="dxa"/>
          </w:tcPr>
          <w:p w14:paraId="294D3D38" w14:textId="77777777" w:rsidR="000F0FAA" w:rsidRPr="000F0FAA" w:rsidRDefault="000F0FAA" w:rsidP="00CD60B5">
            <w:r w:rsidRPr="000F0FAA">
              <w:t xml:space="preserve">Filterkriterium </w:t>
            </w:r>
            <w:r w:rsidRPr="000F0FAA">
              <w:lastRenderedPageBreak/>
              <w:t>auswählen</w:t>
            </w:r>
          </w:p>
        </w:tc>
        <w:tc>
          <w:tcPr>
            <w:tcW w:w="4498" w:type="dxa"/>
          </w:tcPr>
          <w:p w14:paraId="13324CBD" w14:textId="77777777"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14:paraId="0BB6A0E7" w14:textId="77777777" w:rsidR="000F0FAA" w:rsidRDefault="00B55A40" w:rsidP="00CD60B5">
            <w:r>
              <w:lastRenderedPageBreak/>
              <w:t>Ok</w:t>
            </w:r>
          </w:p>
        </w:tc>
        <w:tc>
          <w:tcPr>
            <w:tcW w:w="1241" w:type="dxa"/>
          </w:tcPr>
          <w:p w14:paraId="78477C84" w14:textId="77777777" w:rsidR="000F0FAA" w:rsidRDefault="00B55A40" w:rsidP="00CD60B5">
            <w:r>
              <w:t>14.11.2011</w:t>
            </w:r>
          </w:p>
        </w:tc>
      </w:tr>
      <w:tr w:rsidR="000F0FAA" w14:paraId="5A7BD921" w14:textId="77777777" w:rsidTr="009352DF">
        <w:trPr>
          <w:cnfStyle w:val="000000010000" w:firstRow="0" w:lastRow="0" w:firstColumn="0" w:lastColumn="0" w:oddVBand="0" w:evenVBand="0" w:oddHBand="0" w:evenHBand="1" w:firstRowFirstColumn="0" w:firstRowLastColumn="0" w:lastRowFirstColumn="0" w:lastRowLastColumn="0"/>
        </w:trPr>
        <w:tc>
          <w:tcPr>
            <w:tcW w:w="419" w:type="dxa"/>
          </w:tcPr>
          <w:p w14:paraId="0FD7930E" w14:textId="77777777" w:rsidR="000F0FAA" w:rsidRDefault="000F0FAA" w:rsidP="00CD60B5">
            <w:r>
              <w:lastRenderedPageBreak/>
              <w:t>12</w:t>
            </w:r>
          </w:p>
        </w:tc>
        <w:tc>
          <w:tcPr>
            <w:tcW w:w="2139" w:type="dxa"/>
          </w:tcPr>
          <w:p w14:paraId="5C31307D" w14:textId="77777777" w:rsidR="000F0FAA" w:rsidRPr="000F0FAA" w:rsidRDefault="000F0FAA" w:rsidP="00CD60B5">
            <w:r w:rsidRPr="000F0FAA">
              <w:t>Filter in Übersicht entfernen</w:t>
            </w:r>
          </w:p>
        </w:tc>
        <w:tc>
          <w:tcPr>
            <w:tcW w:w="4498" w:type="dxa"/>
          </w:tcPr>
          <w:p w14:paraId="661E1249" w14:textId="77777777" w:rsidR="000F0FAA" w:rsidRPr="000F0FAA" w:rsidRDefault="000F0FAA" w:rsidP="00CD60B5">
            <w:r w:rsidRPr="000F0FAA">
              <w:t>einen Filter in der Übersicht entfernen, damit mir mehr PN angezeigt werden.</w:t>
            </w:r>
          </w:p>
        </w:tc>
        <w:tc>
          <w:tcPr>
            <w:tcW w:w="991" w:type="dxa"/>
          </w:tcPr>
          <w:p w14:paraId="2AB0636C" w14:textId="77777777" w:rsidR="000F0FAA" w:rsidRDefault="00B55A40" w:rsidP="00CD60B5">
            <w:r>
              <w:t>Ok</w:t>
            </w:r>
          </w:p>
        </w:tc>
        <w:tc>
          <w:tcPr>
            <w:tcW w:w="1241" w:type="dxa"/>
          </w:tcPr>
          <w:p w14:paraId="4BE2E519" w14:textId="77777777" w:rsidR="000F0FAA" w:rsidRDefault="00B55A40" w:rsidP="00CD60B5">
            <w:r>
              <w:t>14.11.2011</w:t>
            </w:r>
          </w:p>
        </w:tc>
      </w:tr>
      <w:tr w:rsidR="000F0FAA" w14:paraId="15532969" w14:textId="77777777" w:rsidTr="009352DF">
        <w:trPr>
          <w:cnfStyle w:val="000000100000" w:firstRow="0" w:lastRow="0" w:firstColumn="0" w:lastColumn="0" w:oddVBand="0" w:evenVBand="0" w:oddHBand="1" w:evenHBand="0" w:firstRowFirstColumn="0" w:firstRowLastColumn="0" w:lastRowFirstColumn="0" w:lastRowLastColumn="0"/>
        </w:trPr>
        <w:tc>
          <w:tcPr>
            <w:tcW w:w="419" w:type="dxa"/>
          </w:tcPr>
          <w:p w14:paraId="5C45BA27" w14:textId="77777777" w:rsidR="000F0FAA" w:rsidRDefault="000F0FAA" w:rsidP="00CD60B5">
            <w:r>
              <w:t>13</w:t>
            </w:r>
          </w:p>
        </w:tc>
        <w:tc>
          <w:tcPr>
            <w:tcW w:w="2139" w:type="dxa"/>
          </w:tcPr>
          <w:p w14:paraId="7A034AF9" w14:textId="77777777" w:rsidR="000F0FAA" w:rsidRPr="000F0FAA" w:rsidRDefault="000F0FAA" w:rsidP="00CD60B5">
            <w:r w:rsidRPr="000F0FAA">
              <w:t>Filter in Detailansicht entfernen</w:t>
            </w:r>
          </w:p>
        </w:tc>
        <w:tc>
          <w:tcPr>
            <w:tcW w:w="4498" w:type="dxa"/>
          </w:tcPr>
          <w:p w14:paraId="6B60265E" w14:textId="77777777" w:rsidR="000F0FAA" w:rsidRPr="000F0FAA" w:rsidRDefault="000F0FAA" w:rsidP="00CD60B5">
            <w:r w:rsidRPr="000F0FAA">
              <w:t>einen Filter in der Detailansicht entfernen, damit ich dazu nicht zuerst zur Übersicht wechseln muss.</w:t>
            </w:r>
          </w:p>
        </w:tc>
        <w:tc>
          <w:tcPr>
            <w:tcW w:w="991" w:type="dxa"/>
          </w:tcPr>
          <w:p w14:paraId="62ACE459" w14:textId="77777777" w:rsidR="000F0FAA" w:rsidRDefault="00B55A40" w:rsidP="00CD60B5">
            <w:r>
              <w:t>Ok</w:t>
            </w:r>
          </w:p>
        </w:tc>
        <w:tc>
          <w:tcPr>
            <w:tcW w:w="1241" w:type="dxa"/>
          </w:tcPr>
          <w:p w14:paraId="1DC12272" w14:textId="77777777" w:rsidR="000F0FAA" w:rsidRDefault="00B55A40" w:rsidP="00CD60B5">
            <w:r>
              <w:t>14.11.2011</w:t>
            </w:r>
          </w:p>
        </w:tc>
      </w:tr>
    </w:tbl>
    <w:p w14:paraId="32686B40" w14:textId="77777777" w:rsidR="00CD60B5" w:rsidRDefault="00CD60B5" w:rsidP="00CD60B5">
      <w:pPr>
        <w:pStyle w:val="Heading3"/>
      </w:pPr>
      <w:bookmarkStart w:id="28" w:name="_Toc312080555"/>
      <w:r>
        <w:t>Sprint 5</w:t>
      </w:r>
      <w:bookmarkEnd w:id="28"/>
    </w:p>
    <w:p w14:paraId="6AE74260" w14:textId="77777777" w:rsidR="00CD60B5" w:rsidRPr="0020318D" w:rsidRDefault="00CD60B5" w:rsidP="00CD60B5">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14:paraId="64C7D960" w14:textId="77777777" w:rsidTr="00334E26">
        <w:trPr>
          <w:cnfStyle w:val="100000000000" w:firstRow="1" w:lastRow="0" w:firstColumn="0" w:lastColumn="0" w:oddVBand="0" w:evenVBand="0" w:oddHBand="0" w:evenHBand="0" w:firstRowFirstColumn="0" w:firstRowLastColumn="0" w:lastRowFirstColumn="0" w:lastRowLastColumn="0"/>
        </w:trPr>
        <w:tc>
          <w:tcPr>
            <w:tcW w:w="419" w:type="dxa"/>
          </w:tcPr>
          <w:p w14:paraId="44EA4BB2" w14:textId="77777777" w:rsidR="00CD60B5" w:rsidRDefault="00CD60B5" w:rsidP="00CD60B5">
            <w:r>
              <w:t>#</w:t>
            </w:r>
          </w:p>
        </w:tc>
        <w:tc>
          <w:tcPr>
            <w:tcW w:w="2103" w:type="dxa"/>
          </w:tcPr>
          <w:p w14:paraId="6B66B803" w14:textId="77777777" w:rsidR="00CD60B5" w:rsidRDefault="00CD60B5" w:rsidP="00CD60B5">
            <w:r>
              <w:t>Titel</w:t>
            </w:r>
          </w:p>
        </w:tc>
        <w:tc>
          <w:tcPr>
            <w:tcW w:w="4317" w:type="dxa"/>
          </w:tcPr>
          <w:p w14:paraId="5EAE4ED0" w14:textId="77777777" w:rsidR="00CD60B5" w:rsidRDefault="00CD60B5" w:rsidP="00CD60B5">
            <w:r>
              <w:t>Beschreibung</w:t>
            </w:r>
          </w:p>
        </w:tc>
        <w:tc>
          <w:tcPr>
            <w:tcW w:w="1215" w:type="dxa"/>
          </w:tcPr>
          <w:p w14:paraId="601267FD" w14:textId="77777777" w:rsidR="00CD60B5" w:rsidRDefault="00CD60B5" w:rsidP="00CD60B5">
            <w:r>
              <w:t>Resultat</w:t>
            </w:r>
          </w:p>
        </w:tc>
        <w:tc>
          <w:tcPr>
            <w:tcW w:w="1234" w:type="dxa"/>
          </w:tcPr>
          <w:p w14:paraId="3D2C3A5D" w14:textId="77777777" w:rsidR="00CD60B5" w:rsidRDefault="00CD60B5" w:rsidP="00CD60B5">
            <w:r>
              <w:t>Datum</w:t>
            </w:r>
          </w:p>
        </w:tc>
      </w:tr>
      <w:tr w:rsidR="005A28B0" w14:paraId="137AF63D"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61EB1EAD" w14:textId="77777777" w:rsidR="005A28B0" w:rsidRDefault="005A28B0" w:rsidP="00CD60B5">
            <w:r>
              <w:t>1</w:t>
            </w:r>
          </w:p>
        </w:tc>
        <w:tc>
          <w:tcPr>
            <w:tcW w:w="2103" w:type="dxa"/>
          </w:tcPr>
          <w:p w14:paraId="1404B4C8" w14:textId="77777777" w:rsidR="005A28B0" w:rsidRDefault="005A28B0" w:rsidP="00CD60B5">
            <w:r>
              <w:t>Übersicht für PN</w:t>
            </w:r>
          </w:p>
        </w:tc>
        <w:tc>
          <w:tcPr>
            <w:tcW w:w="4317" w:type="dxa"/>
          </w:tcPr>
          <w:p w14:paraId="13981FA5" w14:textId="77777777" w:rsidR="005A28B0" w:rsidRDefault="005A28B0" w:rsidP="00CD60B5">
            <w:r>
              <w:t xml:space="preserve">Die PNs lassen sich in der Übersicht anzeigen </w:t>
            </w:r>
          </w:p>
        </w:tc>
        <w:tc>
          <w:tcPr>
            <w:tcW w:w="1215" w:type="dxa"/>
          </w:tcPr>
          <w:p w14:paraId="4E02BF41" w14:textId="77777777" w:rsidR="005A28B0" w:rsidRDefault="005A28B0" w:rsidP="00CD60B5">
            <w:r>
              <w:t>Ok</w:t>
            </w:r>
          </w:p>
        </w:tc>
        <w:tc>
          <w:tcPr>
            <w:tcW w:w="1234" w:type="dxa"/>
          </w:tcPr>
          <w:p w14:paraId="5A6FF0EF" w14:textId="77777777" w:rsidR="005A28B0" w:rsidRDefault="005A28B0" w:rsidP="00A177BD">
            <w:r>
              <w:t>28.11.2011</w:t>
            </w:r>
          </w:p>
        </w:tc>
      </w:tr>
      <w:tr w:rsidR="005A28B0" w14:paraId="67EF0BE3"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6F454DD6" w14:textId="77777777" w:rsidR="005A28B0" w:rsidRDefault="005A28B0" w:rsidP="00CD60B5">
            <w:r>
              <w:t>2</w:t>
            </w:r>
          </w:p>
        </w:tc>
        <w:tc>
          <w:tcPr>
            <w:tcW w:w="2103" w:type="dxa"/>
          </w:tcPr>
          <w:p w14:paraId="50C7F61D" w14:textId="77777777" w:rsidR="005A28B0" w:rsidRDefault="005A28B0" w:rsidP="00CD60B5">
            <w:r>
              <w:t>Detailansicht PN</w:t>
            </w:r>
          </w:p>
        </w:tc>
        <w:tc>
          <w:tcPr>
            <w:tcW w:w="4317" w:type="dxa"/>
          </w:tcPr>
          <w:p w14:paraId="22399B9E" w14:textId="77777777" w:rsidR="005A28B0" w:rsidRDefault="005A28B0" w:rsidP="00CD60B5">
            <w:r>
              <w:t>Die Detailansicht einer PN lässt sich anzeigen und die PN kann gelesen werden</w:t>
            </w:r>
          </w:p>
        </w:tc>
        <w:tc>
          <w:tcPr>
            <w:tcW w:w="1215" w:type="dxa"/>
          </w:tcPr>
          <w:p w14:paraId="1713B127" w14:textId="77777777" w:rsidR="005A28B0" w:rsidRDefault="005A28B0" w:rsidP="00CD60B5">
            <w:r>
              <w:t>Ok</w:t>
            </w:r>
          </w:p>
        </w:tc>
        <w:tc>
          <w:tcPr>
            <w:tcW w:w="1234" w:type="dxa"/>
          </w:tcPr>
          <w:p w14:paraId="697FD3D9" w14:textId="77777777" w:rsidR="005A28B0" w:rsidRDefault="005A28B0" w:rsidP="00A177BD">
            <w:r>
              <w:t>28.11.2011</w:t>
            </w:r>
          </w:p>
        </w:tc>
      </w:tr>
      <w:tr w:rsidR="005A28B0" w14:paraId="70DCA2EF"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58A7FE6C" w14:textId="77777777" w:rsidR="005A28B0" w:rsidRDefault="005A28B0" w:rsidP="00CD60B5">
            <w:r>
              <w:t>3</w:t>
            </w:r>
          </w:p>
        </w:tc>
        <w:tc>
          <w:tcPr>
            <w:tcW w:w="2103" w:type="dxa"/>
          </w:tcPr>
          <w:p w14:paraId="3FD851D9" w14:textId="77777777" w:rsidR="005A28B0" w:rsidRDefault="005A28B0" w:rsidP="00CD60B5">
            <w:r>
              <w:t>Navigation</w:t>
            </w:r>
            <w:r>
              <w:br/>
              <w:t>„Übersicht -&gt; Detail“</w:t>
            </w:r>
          </w:p>
        </w:tc>
        <w:tc>
          <w:tcPr>
            <w:tcW w:w="4317" w:type="dxa"/>
          </w:tcPr>
          <w:p w14:paraId="68C8B8C9" w14:textId="77777777" w:rsidR="005A28B0" w:rsidRDefault="005A28B0" w:rsidP="00CD60B5">
            <w:r>
              <w:t>Der Nutzer kann von der Übersicht zur Einzelansicht wechseln</w:t>
            </w:r>
          </w:p>
        </w:tc>
        <w:tc>
          <w:tcPr>
            <w:tcW w:w="1215" w:type="dxa"/>
          </w:tcPr>
          <w:p w14:paraId="7765F7BE" w14:textId="77777777" w:rsidR="005A28B0" w:rsidRDefault="005A28B0" w:rsidP="00CD60B5">
            <w:r>
              <w:t>Ok</w:t>
            </w:r>
          </w:p>
        </w:tc>
        <w:tc>
          <w:tcPr>
            <w:tcW w:w="1234" w:type="dxa"/>
          </w:tcPr>
          <w:p w14:paraId="1DDE367A" w14:textId="77777777" w:rsidR="005A28B0" w:rsidRDefault="005A28B0" w:rsidP="00A177BD">
            <w:r>
              <w:t>28.11.2011</w:t>
            </w:r>
          </w:p>
        </w:tc>
      </w:tr>
      <w:tr w:rsidR="005A28B0" w14:paraId="06F727C3"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5B63A901" w14:textId="77777777" w:rsidR="005A28B0" w:rsidRDefault="005A28B0" w:rsidP="00CD60B5">
            <w:r>
              <w:t>4</w:t>
            </w:r>
          </w:p>
        </w:tc>
        <w:tc>
          <w:tcPr>
            <w:tcW w:w="2103" w:type="dxa"/>
          </w:tcPr>
          <w:p w14:paraId="195760B6" w14:textId="77777777" w:rsidR="005A28B0" w:rsidRDefault="005A28B0" w:rsidP="00CD60B5">
            <w:r>
              <w:t>Navigation</w:t>
            </w:r>
          </w:p>
          <w:p w14:paraId="4825D552" w14:textId="77777777" w:rsidR="005A28B0" w:rsidRDefault="005A28B0" w:rsidP="00CD60B5">
            <w:r>
              <w:t>„Detail“ -&gt; „Übersicht“</w:t>
            </w:r>
          </w:p>
        </w:tc>
        <w:tc>
          <w:tcPr>
            <w:tcW w:w="4317" w:type="dxa"/>
          </w:tcPr>
          <w:p w14:paraId="6E759542" w14:textId="77777777" w:rsidR="005A28B0" w:rsidRDefault="005A28B0" w:rsidP="00CD60B5">
            <w:r>
              <w:t>Der Nutzer kann von der Einzelansicht in die Übersicht wechseln</w:t>
            </w:r>
          </w:p>
        </w:tc>
        <w:tc>
          <w:tcPr>
            <w:tcW w:w="1215" w:type="dxa"/>
          </w:tcPr>
          <w:p w14:paraId="2FEC0973" w14:textId="77777777" w:rsidR="005A28B0" w:rsidRDefault="005A28B0" w:rsidP="00CD60B5">
            <w:r>
              <w:t>Ok</w:t>
            </w:r>
          </w:p>
        </w:tc>
        <w:tc>
          <w:tcPr>
            <w:tcW w:w="1234" w:type="dxa"/>
          </w:tcPr>
          <w:p w14:paraId="0D336004" w14:textId="77777777" w:rsidR="005A28B0" w:rsidRDefault="005A28B0" w:rsidP="00A177BD">
            <w:r>
              <w:t>28.11.2011</w:t>
            </w:r>
          </w:p>
        </w:tc>
      </w:tr>
      <w:tr w:rsidR="005A28B0" w14:paraId="018600D6"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52BD210E" w14:textId="77777777" w:rsidR="005A28B0" w:rsidRDefault="005A28B0" w:rsidP="00CD60B5">
            <w:r>
              <w:t>5</w:t>
            </w:r>
          </w:p>
        </w:tc>
        <w:tc>
          <w:tcPr>
            <w:tcW w:w="2103" w:type="dxa"/>
          </w:tcPr>
          <w:p w14:paraId="3CA9FF49" w14:textId="77777777" w:rsidR="005A28B0" w:rsidRDefault="005A28B0" w:rsidP="00CD60B5">
            <w:r>
              <w:t>Darstellung der verkleinerten PN mit Bild</w:t>
            </w:r>
          </w:p>
        </w:tc>
        <w:tc>
          <w:tcPr>
            <w:tcW w:w="4317" w:type="dxa"/>
          </w:tcPr>
          <w:p w14:paraId="60B36E42" w14:textId="77777777" w:rsidR="005A28B0" w:rsidRDefault="005A28B0" w:rsidP="00CD60B5">
            <w:r>
              <w:t>Der Nutzer sieht in der Übersicht zu jeder PN ein kleines Bild.</w:t>
            </w:r>
          </w:p>
        </w:tc>
        <w:tc>
          <w:tcPr>
            <w:tcW w:w="1215" w:type="dxa"/>
          </w:tcPr>
          <w:p w14:paraId="5E99B28A" w14:textId="77777777" w:rsidR="005A28B0" w:rsidRDefault="005A28B0" w:rsidP="00CD60B5">
            <w:r>
              <w:t>Ok</w:t>
            </w:r>
          </w:p>
        </w:tc>
        <w:tc>
          <w:tcPr>
            <w:tcW w:w="1234" w:type="dxa"/>
          </w:tcPr>
          <w:p w14:paraId="49634CCC" w14:textId="77777777" w:rsidR="005A28B0" w:rsidRDefault="005A28B0" w:rsidP="00A177BD">
            <w:r>
              <w:t>28.11.2011</w:t>
            </w:r>
          </w:p>
        </w:tc>
      </w:tr>
      <w:tr w:rsidR="005A28B0" w14:paraId="42503C5F"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0CDAB33D" w14:textId="77777777" w:rsidR="005A28B0" w:rsidRDefault="005A28B0" w:rsidP="00CD60B5">
            <w:r>
              <w:t>6</w:t>
            </w:r>
          </w:p>
        </w:tc>
        <w:tc>
          <w:tcPr>
            <w:tcW w:w="2103" w:type="dxa"/>
          </w:tcPr>
          <w:p w14:paraId="3D1AE60E" w14:textId="77777777" w:rsidR="005A28B0" w:rsidRDefault="005A28B0" w:rsidP="00CD60B5">
            <w:r w:rsidRPr="00202394">
              <w:t>Navigation "Detailansicht -&gt; Detailansicht"</w:t>
            </w:r>
          </w:p>
        </w:tc>
        <w:tc>
          <w:tcPr>
            <w:tcW w:w="4317" w:type="dxa"/>
          </w:tcPr>
          <w:p w14:paraId="4BF88396" w14:textId="77777777" w:rsidR="005A28B0" w:rsidRDefault="005A28B0" w:rsidP="00CD60B5">
            <w:r>
              <w:t>Der Nutzer kann von einer PN in der Detailansicht zur nächsten wechseln und sich diese ansehen.</w:t>
            </w:r>
          </w:p>
        </w:tc>
        <w:tc>
          <w:tcPr>
            <w:tcW w:w="1215" w:type="dxa"/>
          </w:tcPr>
          <w:p w14:paraId="17DCE138" w14:textId="77777777" w:rsidR="005A28B0" w:rsidRDefault="005A28B0" w:rsidP="00CD60B5">
            <w:r>
              <w:t>Ok</w:t>
            </w:r>
          </w:p>
        </w:tc>
        <w:tc>
          <w:tcPr>
            <w:tcW w:w="1234" w:type="dxa"/>
          </w:tcPr>
          <w:p w14:paraId="0FB8DF03" w14:textId="77777777" w:rsidR="005A28B0" w:rsidRDefault="005A28B0" w:rsidP="00A177BD">
            <w:r>
              <w:t>28.11.2011</w:t>
            </w:r>
          </w:p>
        </w:tc>
      </w:tr>
      <w:tr w:rsidR="005A28B0" w14:paraId="191A4E2D"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1B28F0E4" w14:textId="77777777" w:rsidR="005A28B0" w:rsidRDefault="005A28B0" w:rsidP="00CD60B5">
            <w:r>
              <w:t>7</w:t>
            </w:r>
          </w:p>
        </w:tc>
        <w:tc>
          <w:tcPr>
            <w:tcW w:w="2103" w:type="dxa"/>
          </w:tcPr>
          <w:p w14:paraId="0CAE0F48" w14:textId="77777777" w:rsidR="005A28B0" w:rsidRPr="00202394" w:rsidRDefault="005A28B0" w:rsidP="00CD60B5">
            <w:r w:rsidRPr="000F0FAA">
              <w:t>Tags zu PN angezeigt</w:t>
            </w:r>
          </w:p>
        </w:tc>
        <w:tc>
          <w:tcPr>
            <w:tcW w:w="4317" w:type="dxa"/>
          </w:tcPr>
          <w:p w14:paraId="0C8CF654" w14:textId="77777777" w:rsidR="005A28B0" w:rsidRDefault="005A28B0" w:rsidP="00CD60B5">
            <w:r w:rsidRPr="000F0FAA">
              <w:t>zu einer PN zusätzliche Begriffe anzeigen, damit ich die PN einem bestimmten Gebiet zuordnen kann.</w:t>
            </w:r>
          </w:p>
        </w:tc>
        <w:tc>
          <w:tcPr>
            <w:tcW w:w="1215" w:type="dxa"/>
          </w:tcPr>
          <w:p w14:paraId="16D2BEB3" w14:textId="77777777" w:rsidR="005A28B0" w:rsidRDefault="005A28B0" w:rsidP="00CD60B5">
            <w:r>
              <w:t>Ok</w:t>
            </w:r>
          </w:p>
        </w:tc>
        <w:tc>
          <w:tcPr>
            <w:tcW w:w="1234" w:type="dxa"/>
          </w:tcPr>
          <w:p w14:paraId="2DEA85C3" w14:textId="77777777" w:rsidR="005A28B0" w:rsidRDefault="005A28B0" w:rsidP="00A177BD">
            <w:r>
              <w:t>28.11.2011</w:t>
            </w:r>
          </w:p>
        </w:tc>
      </w:tr>
      <w:tr w:rsidR="005A28B0" w14:paraId="0586B7FD"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2135E100" w14:textId="77777777" w:rsidR="005A28B0" w:rsidRDefault="005A28B0" w:rsidP="00CD60B5">
            <w:r>
              <w:t>8</w:t>
            </w:r>
          </w:p>
        </w:tc>
        <w:tc>
          <w:tcPr>
            <w:tcW w:w="2103" w:type="dxa"/>
          </w:tcPr>
          <w:p w14:paraId="2B058FDF" w14:textId="77777777" w:rsidR="005A28B0" w:rsidRPr="000F0FAA" w:rsidRDefault="005A28B0" w:rsidP="00CD60B5">
            <w:r w:rsidRPr="000F0FAA">
              <w:t>Tags aggregiert</w:t>
            </w:r>
          </w:p>
        </w:tc>
        <w:tc>
          <w:tcPr>
            <w:tcW w:w="4317" w:type="dxa"/>
          </w:tcPr>
          <w:p w14:paraId="0F6D33CF" w14:textId="77777777" w:rsidR="005A28B0" w:rsidRPr="000F0FAA" w:rsidRDefault="005A28B0"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14:paraId="6B693ED9" w14:textId="77777777" w:rsidR="005A28B0" w:rsidRDefault="005A28B0" w:rsidP="00CD60B5">
            <w:r>
              <w:t>Ok</w:t>
            </w:r>
          </w:p>
        </w:tc>
        <w:tc>
          <w:tcPr>
            <w:tcW w:w="1234" w:type="dxa"/>
          </w:tcPr>
          <w:p w14:paraId="3F9D02F1" w14:textId="77777777" w:rsidR="005A28B0" w:rsidRDefault="005A28B0" w:rsidP="00A177BD">
            <w:r>
              <w:t>28.11.2011</w:t>
            </w:r>
          </w:p>
        </w:tc>
      </w:tr>
      <w:tr w:rsidR="005A28B0" w14:paraId="4E31A89A"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1C4D0F9F" w14:textId="77777777" w:rsidR="005A28B0" w:rsidRDefault="005A28B0" w:rsidP="00CD60B5">
            <w:r>
              <w:t>9</w:t>
            </w:r>
          </w:p>
        </w:tc>
        <w:tc>
          <w:tcPr>
            <w:tcW w:w="2103" w:type="dxa"/>
          </w:tcPr>
          <w:p w14:paraId="535D0EC4" w14:textId="77777777" w:rsidR="005A28B0" w:rsidRPr="000F0FAA" w:rsidRDefault="005A28B0" w:rsidP="00CD60B5">
            <w:r w:rsidRPr="000F0FAA">
              <w:t>Aggregierte Tags anpassbar</w:t>
            </w:r>
          </w:p>
        </w:tc>
        <w:tc>
          <w:tcPr>
            <w:tcW w:w="4317" w:type="dxa"/>
          </w:tcPr>
          <w:p w14:paraId="340C6466" w14:textId="77777777"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14:paraId="5A7465CF" w14:textId="77777777" w:rsidR="005A28B0" w:rsidRDefault="005A28B0" w:rsidP="00CD60B5">
            <w:r>
              <w:t>Ok</w:t>
            </w:r>
          </w:p>
        </w:tc>
        <w:tc>
          <w:tcPr>
            <w:tcW w:w="1234" w:type="dxa"/>
          </w:tcPr>
          <w:p w14:paraId="3E729E5A" w14:textId="77777777" w:rsidR="005A28B0" w:rsidRDefault="005A28B0" w:rsidP="00A177BD">
            <w:r>
              <w:t>28.11.2011</w:t>
            </w:r>
          </w:p>
        </w:tc>
      </w:tr>
      <w:tr w:rsidR="005A28B0" w14:paraId="737B1889"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621E07D7" w14:textId="77777777" w:rsidR="005A28B0" w:rsidRDefault="005A28B0" w:rsidP="00CD60B5">
            <w:r>
              <w:t>10</w:t>
            </w:r>
          </w:p>
        </w:tc>
        <w:tc>
          <w:tcPr>
            <w:tcW w:w="2103" w:type="dxa"/>
          </w:tcPr>
          <w:p w14:paraId="351FB286" w14:textId="77777777" w:rsidR="005A28B0" w:rsidRPr="000F0FAA" w:rsidRDefault="005A28B0" w:rsidP="00CD60B5">
            <w:r w:rsidRPr="000F0FAA">
              <w:t>Filter in Übersicht setzen</w:t>
            </w:r>
          </w:p>
        </w:tc>
        <w:tc>
          <w:tcPr>
            <w:tcW w:w="4317" w:type="dxa"/>
          </w:tcPr>
          <w:p w14:paraId="1C109C58" w14:textId="77777777" w:rsidR="005A28B0" w:rsidRPr="000F0FAA" w:rsidRDefault="005A28B0" w:rsidP="00CD60B5">
            <w:r w:rsidRPr="000F0FAA">
              <w:t>einen Filter in der Übersicht setzen, damit die angezeigten PN eingeschränkt werden.</w:t>
            </w:r>
          </w:p>
        </w:tc>
        <w:tc>
          <w:tcPr>
            <w:tcW w:w="1215" w:type="dxa"/>
          </w:tcPr>
          <w:p w14:paraId="444A9165" w14:textId="77777777" w:rsidR="005A28B0" w:rsidRDefault="005A28B0" w:rsidP="00CD60B5">
            <w:r>
              <w:t>Ok</w:t>
            </w:r>
          </w:p>
        </w:tc>
        <w:tc>
          <w:tcPr>
            <w:tcW w:w="1234" w:type="dxa"/>
          </w:tcPr>
          <w:p w14:paraId="7BB896B8" w14:textId="77777777" w:rsidR="005A28B0" w:rsidRDefault="005A28B0" w:rsidP="00A177BD">
            <w:r>
              <w:t>28.11.2011</w:t>
            </w:r>
          </w:p>
        </w:tc>
      </w:tr>
      <w:tr w:rsidR="005A28B0" w14:paraId="3F0F9C24"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54693E2C" w14:textId="77777777" w:rsidR="005A28B0" w:rsidRDefault="005A28B0" w:rsidP="00CD60B5">
            <w:r>
              <w:t>11</w:t>
            </w:r>
          </w:p>
        </w:tc>
        <w:tc>
          <w:tcPr>
            <w:tcW w:w="2103" w:type="dxa"/>
          </w:tcPr>
          <w:p w14:paraId="6483084E" w14:textId="77777777" w:rsidR="005A28B0" w:rsidRPr="000F0FAA" w:rsidRDefault="005A28B0" w:rsidP="00CD60B5">
            <w:r w:rsidRPr="000F0FAA">
              <w:t>Filterkriterium auswählen</w:t>
            </w:r>
          </w:p>
        </w:tc>
        <w:tc>
          <w:tcPr>
            <w:tcW w:w="4317" w:type="dxa"/>
          </w:tcPr>
          <w:p w14:paraId="11E28EE0" w14:textId="77777777"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14:paraId="3B8FE87D" w14:textId="77777777" w:rsidR="005A28B0" w:rsidRDefault="005A28B0" w:rsidP="00CD60B5">
            <w:r>
              <w:t>Ok</w:t>
            </w:r>
          </w:p>
        </w:tc>
        <w:tc>
          <w:tcPr>
            <w:tcW w:w="1234" w:type="dxa"/>
          </w:tcPr>
          <w:p w14:paraId="1AD6D755" w14:textId="77777777" w:rsidR="005A28B0" w:rsidRDefault="005A28B0" w:rsidP="00A177BD">
            <w:r>
              <w:t>28.11.2011</w:t>
            </w:r>
          </w:p>
        </w:tc>
      </w:tr>
      <w:tr w:rsidR="005A28B0" w14:paraId="1200B6BC"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54E5D6C3" w14:textId="77777777" w:rsidR="005A28B0" w:rsidRDefault="005A28B0" w:rsidP="00CD60B5">
            <w:r>
              <w:t>12</w:t>
            </w:r>
          </w:p>
        </w:tc>
        <w:tc>
          <w:tcPr>
            <w:tcW w:w="2103" w:type="dxa"/>
          </w:tcPr>
          <w:p w14:paraId="106CCDD6" w14:textId="77777777" w:rsidR="005A28B0" w:rsidRPr="000F0FAA" w:rsidRDefault="005A28B0" w:rsidP="00CD60B5">
            <w:r w:rsidRPr="000F0FAA">
              <w:t>Filter in Übersicht entfernen</w:t>
            </w:r>
          </w:p>
        </w:tc>
        <w:tc>
          <w:tcPr>
            <w:tcW w:w="4317" w:type="dxa"/>
          </w:tcPr>
          <w:p w14:paraId="392139CC" w14:textId="77777777" w:rsidR="005A28B0" w:rsidRPr="000F0FAA" w:rsidRDefault="005A28B0" w:rsidP="00CD60B5">
            <w:r w:rsidRPr="000F0FAA">
              <w:t>einen Filter in der Übersicht entfernen, damit mir mehr PN angezeigt werden.</w:t>
            </w:r>
          </w:p>
        </w:tc>
        <w:tc>
          <w:tcPr>
            <w:tcW w:w="1215" w:type="dxa"/>
          </w:tcPr>
          <w:p w14:paraId="4AB323A5" w14:textId="77777777" w:rsidR="005A28B0" w:rsidRDefault="005A28B0" w:rsidP="00CD60B5">
            <w:r>
              <w:t>Ok</w:t>
            </w:r>
          </w:p>
        </w:tc>
        <w:tc>
          <w:tcPr>
            <w:tcW w:w="1234" w:type="dxa"/>
          </w:tcPr>
          <w:p w14:paraId="556B574B" w14:textId="77777777" w:rsidR="005A28B0" w:rsidRDefault="005A28B0" w:rsidP="00A177BD">
            <w:r>
              <w:t>28.11.2011</w:t>
            </w:r>
          </w:p>
        </w:tc>
      </w:tr>
      <w:tr w:rsidR="005A28B0" w14:paraId="3797A9C1"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406EFFA5" w14:textId="77777777" w:rsidR="005A28B0" w:rsidRDefault="005A28B0" w:rsidP="00CD60B5">
            <w:r>
              <w:t>13</w:t>
            </w:r>
          </w:p>
        </w:tc>
        <w:tc>
          <w:tcPr>
            <w:tcW w:w="2103" w:type="dxa"/>
          </w:tcPr>
          <w:p w14:paraId="7D52435D" w14:textId="77777777" w:rsidR="005A28B0" w:rsidRPr="000F0FAA" w:rsidRDefault="005A28B0" w:rsidP="00CD60B5">
            <w:r w:rsidRPr="000F0FAA">
              <w:t>Filter in Detailansicht entfernen</w:t>
            </w:r>
          </w:p>
        </w:tc>
        <w:tc>
          <w:tcPr>
            <w:tcW w:w="4317" w:type="dxa"/>
          </w:tcPr>
          <w:p w14:paraId="57EF529A" w14:textId="77777777" w:rsidR="005A28B0" w:rsidRPr="000F0FAA" w:rsidRDefault="005A28B0" w:rsidP="00CD60B5">
            <w:r w:rsidRPr="000F0FAA">
              <w:t>einen Filter in der Detailansicht entfernen, damit ich dazu nicht zuerst zur Übersicht wechseln muss.</w:t>
            </w:r>
          </w:p>
        </w:tc>
        <w:tc>
          <w:tcPr>
            <w:tcW w:w="1215" w:type="dxa"/>
          </w:tcPr>
          <w:p w14:paraId="1340B5B0" w14:textId="77777777" w:rsidR="005A28B0" w:rsidRDefault="005A28B0" w:rsidP="00CD60B5">
            <w:r>
              <w:t>Ok</w:t>
            </w:r>
          </w:p>
        </w:tc>
        <w:tc>
          <w:tcPr>
            <w:tcW w:w="1234" w:type="dxa"/>
          </w:tcPr>
          <w:p w14:paraId="3486EF50" w14:textId="77777777" w:rsidR="005A28B0" w:rsidRDefault="005A28B0" w:rsidP="00A177BD">
            <w:r>
              <w:t>28.11.2011</w:t>
            </w:r>
          </w:p>
        </w:tc>
      </w:tr>
      <w:tr w:rsidR="00CD60B5" w14:paraId="3687CF7F"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505814D9" w14:textId="77777777" w:rsidR="00CD60B5" w:rsidRDefault="00CD60B5" w:rsidP="00CD60B5">
            <w:r>
              <w:t>14</w:t>
            </w:r>
          </w:p>
        </w:tc>
        <w:tc>
          <w:tcPr>
            <w:tcW w:w="2103" w:type="dxa"/>
          </w:tcPr>
          <w:p w14:paraId="5E24AA76" w14:textId="77777777" w:rsidR="00CD60B5" w:rsidRPr="000F0FAA" w:rsidRDefault="00CD60B5" w:rsidP="00CD60B5">
            <w:r w:rsidRPr="00CD60B5">
              <w:t>Filter in Detailansicht setzen</w:t>
            </w:r>
          </w:p>
        </w:tc>
        <w:tc>
          <w:tcPr>
            <w:tcW w:w="4317" w:type="dxa"/>
          </w:tcPr>
          <w:p w14:paraId="3FAC64B5" w14:textId="77777777" w:rsidR="00CD60B5" w:rsidRPr="000F0FAA" w:rsidRDefault="00CD60B5" w:rsidP="00CD60B5">
            <w:r w:rsidRPr="00CD60B5">
              <w:t>einen Filter in der Detailansicht setzen, damit ich dazu nicht zuerst zur Übersicht wechseln muss.</w:t>
            </w:r>
          </w:p>
        </w:tc>
        <w:tc>
          <w:tcPr>
            <w:tcW w:w="1215" w:type="dxa"/>
          </w:tcPr>
          <w:p w14:paraId="53A0468C" w14:textId="77777777" w:rsidR="00CD60B5" w:rsidRDefault="00235B85" w:rsidP="00CD60B5">
            <w:r>
              <w:t>Ok</w:t>
            </w:r>
          </w:p>
        </w:tc>
        <w:tc>
          <w:tcPr>
            <w:tcW w:w="1234" w:type="dxa"/>
          </w:tcPr>
          <w:p w14:paraId="46BF5E0C" w14:textId="77777777" w:rsidR="00CD60B5" w:rsidRDefault="00235B85" w:rsidP="00CD60B5">
            <w:r>
              <w:t>28.11.2011</w:t>
            </w:r>
          </w:p>
        </w:tc>
      </w:tr>
      <w:tr w:rsidR="00CD60B5" w14:paraId="370F7006"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13300C83" w14:textId="77777777" w:rsidR="00CD60B5" w:rsidRDefault="00CD60B5" w:rsidP="00CD60B5">
            <w:r>
              <w:t>15</w:t>
            </w:r>
          </w:p>
        </w:tc>
        <w:tc>
          <w:tcPr>
            <w:tcW w:w="2103" w:type="dxa"/>
          </w:tcPr>
          <w:p w14:paraId="355CBB1B" w14:textId="77777777" w:rsidR="00CD60B5" w:rsidRPr="00CD60B5" w:rsidRDefault="00CD60B5" w:rsidP="00CD60B5">
            <w:r w:rsidRPr="00CD60B5">
              <w:t>Filtern nach mehreren Kriterien</w:t>
            </w:r>
          </w:p>
        </w:tc>
        <w:tc>
          <w:tcPr>
            <w:tcW w:w="4317" w:type="dxa"/>
          </w:tcPr>
          <w:p w14:paraId="4182D985" w14:textId="77777777" w:rsidR="00CD60B5" w:rsidRPr="00CD60B5" w:rsidRDefault="00CD60B5" w:rsidP="00CD60B5">
            <w:r w:rsidRPr="00CD60B5">
              <w:t>nach mehreren bestimmten Kriterien filtern, um eine begrenzte Auswahl zu erhalten.</w:t>
            </w:r>
          </w:p>
        </w:tc>
        <w:tc>
          <w:tcPr>
            <w:tcW w:w="1215" w:type="dxa"/>
          </w:tcPr>
          <w:p w14:paraId="53DF8D92" w14:textId="77777777" w:rsidR="00CD60B5" w:rsidRDefault="00235B85" w:rsidP="00CD60B5">
            <w:r>
              <w:t>Ok</w:t>
            </w:r>
          </w:p>
        </w:tc>
        <w:tc>
          <w:tcPr>
            <w:tcW w:w="1234" w:type="dxa"/>
          </w:tcPr>
          <w:p w14:paraId="4246F41A" w14:textId="77777777" w:rsidR="00CD60B5" w:rsidRDefault="00235B85" w:rsidP="00CD60B5">
            <w:r>
              <w:t>28.11.2011</w:t>
            </w:r>
          </w:p>
        </w:tc>
      </w:tr>
      <w:tr w:rsidR="00CD60B5" w14:paraId="09B3A4A3"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66496334" w14:textId="77777777" w:rsidR="00CD60B5" w:rsidRDefault="00CD60B5" w:rsidP="00CD60B5">
            <w:r>
              <w:t>16</w:t>
            </w:r>
          </w:p>
        </w:tc>
        <w:tc>
          <w:tcPr>
            <w:tcW w:w="2103" w:type="dxa"/>
          </w:tcPr>
          <w:p w14:paraId="286FB79B" w14:textId="77777777" w:rsidR="00CD60B5" w:rsidRPr="00CD60B5" w:rsidRDefault="00CD60B5" w:rsidP="00CD60B5">
            <w:r w:rsidRPr="00CD60B5">
              <w:t>Animierte Navigation “Detail -&gt; Übersicht”</w:t>
            </w:r>
          </w:p>
        </w:tc>
        <w:tc>
          <w:tcPr>
            <w:tcW w:w="4317" w:type="dxa"/>
          </w:tcPr>
          <w:p w14:paraId="60E3767F" w14:textId="77777777" w:rsidR="00CD60B5" w:rsidRPr="00CD60B5" w:rsidRDefault="00CD60B5" w:rsidP="00CD60B5">
            <w:proofErr w:type="gramStart"/>
            <w:r w:rsidRPr="00CD60B5">
              <w:t>in der Detailansicht erkennen können (z.B. durch Animation), damit ich den Weg von der Detailansicht zur Übersicht finde.</w:t>
            </w:r>
            <w:proofErr w:type="gramEnd"/>
          </w:p>
        </w:tc>
        <w:tc>
          <w:tcPr>
            <w:tcW w:w="1215" w:type="dxa"/>
          </w:tcPr>
          <w:p w14:paraId="1145C107" w14:textId="77777777" w:rsidR="00CD60B5" w:rsidRDefault="00235B85" w:rsidP="00CD60B5">
            <w:r>
              <w:t>Ok</w:t>
            </w:r>
          </w:p>
        </w:tc>
        <w:tc>
          <w:tcPr>
            <w:tcW w:w="1234" w:type="dxa"/>
          </w:tcPr>
          <w:p w14:paraId="3C0AE9AF" w14:textId="77777777" w:rsidR="00CD60B5" w:rsidRDefault="00235B85" w:rsidP="00CD60B5">
            <w:r>
              <w:t>28.11.2011</w:t>
            </w:r>
          </w:p>
        </w:tc>
      </w:tr>
      <w:tr w:rsidR="00CD60B5" w14:paraId="7DE4E1B0"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4BBFAE52" w14:textId="77777777" w:rsidR="00CD60B5" w:rsidRDefault="00CD60B5" w:rsidP="00CD60B5">
            <w:r>
              <w:t>17</w:t>
            </w:r>
          </w:p>
        </w:tc>
        <w:tc>
          <w:tcPr>
            <w:tcW w:w="2103" w:type="dxa"/>
          </w:tcPr>
          <w:p w14:paraId="138F66F8" w14:textId="77777777" w:rsidR="00CD60B5" w:rsidRPr="00CD60B5" w:rsidRDefault="00CD60B5" w:rsidP="00CD60B5">
            <w:proofErr w:type="spellStart"/>
            <w:r w:rsidRPr="00CD60B5">
              <w:t>Scrollerkennung</w:t>
            </w:r>
            <w:proofErr w:type="spellEnd"/>
            <w:r w:rsidRPr="00CD60B5">
              <w:t xml:space="preserve"> in Übersicht dargestellt</w:t>
            </w:r>
          </w:p>
        </w:tc>
        <w:tc>
          <w:tcPr>
            <w:tcW w:w="4317" w:type="dxa"/>
          </w:tcPr>
          <w:p w14:paraId="7F6DF023" w14:textId="77777777" w:rsidR="00CD60B5" w:rsidRPr="00CD60B5" w:rsidRDefault="00CD60B5" w:rsidP="00CD60B5">
            <w:r w:rsidRPr="00CD60B5">
              <w:t>an der Darstellung der Liste erkennen können, dass durch die PN gescrollt werden kann.</w:t>
            </w:r>
          </w:p>
        </w:tc>
        <w:tc>
          <w:tcPr>
            <w:tcW w:w="1215" w:type="dxa"/>
          </w:tcPr>
          <w:p w14:paraId="37A269D3" w14:textId="77777777" w:rsidR="00CD60B5" w:rsidRDefault="00235B85" w:rsidP="00CD60B5">
            <w:r>
              <w:t>Ok</w:t>
            </w:r>
          </w:p>
        </w:tc>
        <w:tc>
          <w:tcPr>
            <w:tcW w:w="1234" w:type="dxa"/>
          </w:tcPr>
          <w:p w14:paraId="6CC287E9" w14:textId="77777777" w:rsidR="00CD60B5" w:rsidRDefault="00235B85" w:rsidP="00CD60B5">
            <w:r>
              <w:t>28.11.2011</w:t>
            </w:r>
          </w:p>
        </w:tc>
      </w:tr>
      <w:tr w:rsidR="00CD60B5" w14:paraId="6ABE465D"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50B31A71" w14:textId="77777777" w:rsidR="00CD60B5" w:rsidRDefault="00CD60B5" w:rsidP="00CD60B5">
            <w:r>
              <w:lastRenderedPageBreak/>
              <w:t>18</w:t>
            </w:r>
          </w:p>
        </w:tc>
        <w:tc>
          <w:tcPr>
            <w:tcW w:w="2103" w:type="dxa"/>
          </w:tcPr>
          <w:p w14:paraId="020A447C" w14:textId="77777777" w:rsidR="00CD60B5" w:rsidRPr="00CD60B5" w:rsidRDefault="00CD60B5" w:rsidP="00CD60B5">
            <w:r w:rsidRPr="00CD60B5">
              <w:t>Schöne Darstellung der Tags</w:t>
            </w:r>
          </w:p>
        </w:tc>
        <w:tc>
          <w:tcPr>
            <w:tcW w:w="4317" w:type="dxa"/>
          </w:tcPr>
          <w:p w14:paraId="5EF1FDF2" w14:textId="77777777" w:rsidR="00CD60B5" w:rsidRPr="00CD60B5" w:rsidRDefault="00CD60B5" w:rsidP="00CD60B5">
            <w:r w:rsidRPr="00CD60B5">
              <w:t>die zu einer PN zugehörigen Begriffe schön darstellen, damit mir die Applikation besser gefällt und die Bedienung mehr Spass macht.</w:t>
            </w:r>
          </w:p>
        </w:tc>
        <w:tc>
          <w:tcPr>
            <w:tcW w:w="1215" w:type="dxa"/>
          </w:tcPr>
          <w:p w14:paraId="04A80FE7" w14:textId="77777777" w:rsidR="00CD60B5" w:rsidRDefault="00235B85" w:rsidP="00CD60B5">
            <w:r>
              <w:t>Ok</w:t>
            </w:r>
          </w:p>
        </w:tc>
        <w:tc>
          <w:tcPr>
            <w:tcW w:w="1234" w:type="dxa"/>
          </w:tcPr>
          <w:p w14:paraId="3E76B303" w14:textId="77777777" w:rsidR="00CD60B5" w:rsidRDefault="00235B85" w:rsidP="00CD60B5">
            <w:r>
              <w:t>28.11.2011</w:t>
            </w:r>
          </w:p>
        </w:tc>
      </w:tr>
      <w:tr w:rsidR="00CD60B5" w14:paraId="67DB2892"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209E5A8B" w14:textId="77777777" w:rsidR="00CD60B5" w:rsidRDefault="00CD60B5" w:rsidP="00CD60B5">
            <w:r>
              <w:t>19</w:t>
            </w:r>
          </w:p>
        </w:tc>
        <w:tc>
          <w:tcPr>
            <w:tcW w:w="2103" w:type="dxa"/>
          </w:tcPr>
          <w:p w14:paraId="76044A87" w14:textId="77777777" w:rsidR="00CD60B5" w:rsidRPr="00CD60B5" w:rsidRDefault="00CD60B5" w:rsidP="00CD60B5">
            <w:r w:rsidRPr="00CD60B5">
              <w:t>Schöne Darstellung des Filters</w:t>
            </w:r>
          </w:p>
        </w:tc>
        <w:tc>
          <w:tcPr>
            <w:tcW w:w="4317" w:type="dxa"/>
          </w:tcPr>
          <w:p w14:paraId="1DAC1A8D" w14:textId="77777777" w:rsidR="00CD60B5" w:rsidRPr="00CD60B5" w:rsidRDefault="00CD60B5" w:rsidP="00CD60B5">
            <w:r w:rsidRPr="00CD60B5">
              <w:t>den Filter schön darstellen, damit mir die Applikation besser gefällt und die Bedienung mehr Spass macht.</w:t>
            </w:r>
          </w:p>
        </w:tc>
        <w:tc>
          <w:tcPr>
            <w:tcW w:w="1215" w:type="dxa"/>
          </w:tcPr>
          <w:p w14:paraId="6E835049" w14:textId="77777777" w:rsidR="00CD60B5" w:rsidRDefault="00235B85" w:rsidP="00CD60B5">
            <w:r>
              <w:t>Ok</w:t>
            </w:r>
          </w:p>
        </w:tc>
        <w:tc>
          <w:tcPr>
            <w:tcW w:w="1234" w:type="dxa"/>
          </w:tcPr>
          <w:p w14:paraId="3EAC0225" w14:textId="77777777" w:rsidR="00CD60B5" w:rsidRDefault="00235B85" w:rsidP="00CD60B5">
            <w:r>
              <w:t>28.11.2011</w:t>
            </w:r>
          </w:p>
        </w:tc>
      </w:tr>
      <w:tr w:rsidR="00CD60B5" w14:paraId="1818A96F" w14:textId="77777777" w:rsidTr="00334E26">
        <w:trPr>
          <w:cnfStyle w:val="000000010000" w:firstRow="0" w:lastRow="0" w:firstColumn="0" w:lastColumn="0" w:oddVBand="0" w:evenVBand="0" w:oddHBand="0" w:evenHBand="1" w:firstRowFirstColumn="0" w:firstRowLastColumn="0" w:lastRowFirstColumn="0" w:lastRowLastColumn="0"/>
        </w:trPr>
        <w:tc>
          <w:tcPr>
            <w:tcW w:w="419" w:type="dxa"/>
          </w:tcPr>
          <w:p w14:paraId="5DB04ECA" w14:textId="77777777" w:rsidR="00CD60B5" w:rsidRDefault="00CD60B5" w:rsidP="00CD60B5">
            <w:r>
              <w:t>20</w:t>
            </w:r>
          </w:p>
        </w:tc>
        <w:tc>
          <w:tcPr>
            <w:tcW w:w="2103" w:type="dxa"/>
          </w:tcPr>
          <w:p w14:paraId="4FCB8ED9" w14:textId="77777777" w:rsidR="00CD60B5" w:rsidRPr="00CD60B5" w:rsidRDefault="00CD60B5" w:rsidP="00CD60B5">
            <w:r w:rsidRPr="00CD60B5">
              <w:t>Animation für Navigation "Detailansicht -&gt; Detailansicht"</w:t>
            </w:r>
          </w:p>
        </w:tc>
        <w:tc>
          <w:tcPr>
            <w:tcW w:w="4317" w:type="dxa"/>
          </w:tcPr>
          <w:p w14:paraId="4F33F126" w14:textId="77777777" w:rsidR="00CD60B5" w:rsidRPr="00CD60B5" w:rsidRDefault="00CD60B5" w:rsidP="00CD60B5">
            <w:r w:rsidRPr="00CD60B5">
              <w:t>eine Animation sehen, wenn ich durch die PNs navigiere, damit es für mich besser ersichtlich ist, dass die Project Note gewechselt hat.</w:t>
            </w:r>
          </w:p>
        </w:tc>
        <w:tc>
          <w:tcPr>
            <w:tcW w:w="1215" w:type="dxa"/>
          </w:tcPr>
          <w:p w14:paraId="16B7223D" w14:textId="77777777" w:rsidR="00CD60B5" w:rsidRDefault="00235B85" w:rsidP="00CD60B5">
            <w:r>
              <w:t>Ok</w:t>
            </w:r>
          </w:p>
        </w:tc>
        <w:tc>
          <w:tcPr>
            <w:tcW w:w="1234" w:type="dxa"/>
          </w:tcPr>
          <w:p w14:paraId="0AA93310" w14:textId="77777777" w:rsidR="00CD60B5" w:rsidRDefault="00235B85" w:rsidP="00CD60B5">
            <w:r>
              <w:t>28.11.2011</w:t>
            </w:r>
          </w:p>
        </w:tc>
      </w:tr>
      <w:tr w:rsidR="00CD60B5" w14:paraId="6ECC6250" w14:textId="77777777" w:rsidTr="00334E26">
        <w:trPr>
          <w:cnfStyle w:val="000000100000" w:firstRow="0" w:lastRow="0" w:firstColumn="0" w:lastColumn="0" w:oddVBand="0" w:evenVBand="0" w:oddHBand="1" w:evenHBand="0" w:firstRowFirstColumn="0" w:firstRowLastColumn="0" w:lastRowFirstColumn="0" w:lastRowLastColumn="0"/>
        </w:trPr>
        <w:tc>
          <w:tcPr>
            <w:tcW w:w="419" w:type="dxa"/>
          </w:tcPr>
          <w:p w14:paraId="0528B8C8" w14:textId="77777777" w:rsidR="00CD60B5" w:rsidRDefault="00CD60B5" w:rsidP="00CD60B5">
            <w:r>
              <w:t>21</w:t>
            </w:r>
          </w:p>
        </w:tc>
        <w:tc>
          <w:tcPr>
            <w:tcW w:w="2103" w:type="dxa"/>
          </w:tcPr>
          <w:p w14:paraId="06457FA4" w14:textId="77777777" w:rsidR="00CD60B5" w:rsidRPr="00CD60B5" w:rsidRDefault="00CD60B5" w:rsidP="00CD60B5">
            <w:r w:rsidRPr="00CD60B5">
              <w:t>Lesemodus PN anzeigen</w:t>
            </w:r>
          </w:p>
        </w:tc>
        <w:tc>
          <w:tcPr>
            <w:tcW w:w="4317" w:type="dxa"/>
          </w:tcPr>
          <w:p w14:paraId="333E65C9" w14:textId="77777777" w:rsidR="00CD60B5" w:rsidRPr="00CD60B5" w:rsidRDefault="00CD60B5" w:rsidP="00CD60B5">
            <w:r w:rsidRPr="00CD60B5">
              <w:t>eine PN vergrössern können und einen abgedunkelten Hintergrund sehen, damit ich sie besser lesen kann.</w:t>
            </w:r>
          </w:p>
        </w:tc>
        <w:tc>
          <w:tcPr>
            <w:tcW w:w="1215" w:type="dxa"/>
          </w:tcPr>
          <w:p w14:paraId="7BD39420" w14:textId="77777777" w:rsidR="00CD60B5" w:rsidRDefault="00235B85" w:rsidP="00235B85">
            <w:r>
              <w:t xml:space="preserve">Funktioniert noch nicht vollständig, </w:t>
            </w:r>
            <w:proofErr w:type="spellStart"/>
            <w:r>
              <w:t>timeboxed</w:t>
            </w:r>
            <w:proofErr w:type="spellEnd"/>
            <w:r>
              <w:t>.</w:t>
            </w:r>
          </w:p>
        </w:tc>
        <w:tc>
          <w:tcPr>
            <w:tcW w:w="1234" w:type="dxa"/>
          </w:tcPr>
          <w:p w14:paraId="7EE69418" w14:textId="77777777" w:rsidR="00CD60B5" w:rsidRDefault="00235B85" w:rsidP="00CD60B5">
            <w:r>
              <w:t>28.11.2011</w:t>
            </w:r>
          </w:p>
        </w:tc>
      </w:tr>
    </w:tbl>
    <w:p w14:paraId="31E4922C" w14:textId="77777777" w:rsidR="00334E26" w:rsidRDefault="00334E26" w:rsidP="00334E26">
      <w:pPr>
        <w:pStyle w:val="Heading3"/>
      </w:pPr>
      <w:bookmarkStart w:id="29" w:name="_Toc312080556"/>
      <w:r>
        <w:t>Sprint 6</w:t>
      </w:r>
      <w:bookmarkEnd w:id="29"/>
    </w:p>
    <w:p w14:paraId="28C8663F" w14:textId="77777777"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14:paraId="0D4C433E" w14:textId="77777777" w:rsidTr="00C65656">
        <w:trPr>
          <w:cnfStyle w:val="100000000000" w:firstRow="1" w:lastRow="0" w:firstColumn="0" w:lastColumn="0" w:oddVBand="0" w:evenVBand="0" w:oddHBand="0" w:evenHBand="0" w:firstRowFirstColumn="0" w:firstRowLastColumn="0" w:lastRowFirstColumn="0" w:lastRowLastColumn="0"/>
        </w:trPr>
        <w:tc>
          <w:tcPr>
            <w:tcW w:w="419" w:type="dxa"/>
          </w:tcPr>
          <w:p w14:paraId="2B074492" w14:textId="77777777" w:rsidR="00334E26" w:rsidRDefault="00334E26" w:rsidP="00C65656">
            <w:r>
              <w:t>#</w:t>
            </w:r>
          </w:p>
        </w:tc>
        <w:tc>
          <w:tcPr>
            <w:tcW w:w="2103" w:type="dxa"/>
          </w:tcPr>
          <w:p w14:paraId="50DE6C08" w14:textId="77777777" w:rsidR="00334E26" w:rsidRDefault="00334E26" w:rsidP="00C65656">
            <w:r>
              <w:t>Titel</w:t>
            </w:r>
          </w:p>
        </w:tc>
        <w:tc>
          <w:tcPr>
            <w:tcW w:w="4317" w:type="dxa"/>
          </w:tcPr>
          <w:p w14:paraId="7FE34452" w14:textId="77777777" w:rsidR="00334E26" w:rsidRDefault="00334E26" w:rsidP="00C65656">
            <w:r>
              <w:t>Beschreibung</w:t>
            </w:r>
          </w:p>
        </w:tc>
        <w:tc>
          <w:tcPr>
            <w:tcW w:w="1215" w:type="dxa"/>
          </w:tcPr>
          <w:p w14:paraId="4CC100B0" w14:textId="77777777" w:rsidR="00334E26" w:rsidRDefault="00334E26" w:rsidP="00C65656">
            <w:r>
              <w:t>Resultat</w:t>
            </w:r>
          </w:p>
        </w:tc>
        <w:tc>
          <w:tcPr>
            <w:tcW w:w="1234" w:type="dxa"/>
          </w:tcPr>
          <w:p w14:paraId="2344465E" w14:textId="77777777" w:rsidR="00334E26" w:rsidRDefault="00334E26" w:rsidP="00C65656">
            <w:r>
              <w:t>Datum</w:t>
            </w:r>
          </w:p>
        </w:tc>
      </w:tr>
      <w:tr w:rsidR="00334E26" w14:paraId="3F7018A6"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41BC52C0" w14:textId="77777777" w:rsidR="00334E26" w:rsidRDefault="00334E26" w:rsidP="00C65656">
            <w:r>
              <w:t>1</w:t>
            </w:r>
          </w:p>
        </w:tc>
        <w:tc>
          <w:tcPr>
            <w:tcW w:w="2103" w:type="dxa"/>
          </w:tcPr>
          <w:p w14:paraId="70BF768D" w14:textId="77777777" w:rsidR="00334E26" w:rsidRDefault="00334E26" w:rsidP="00C65656">
            <w:r>
              <w:t>Übersicht für PN</w:t>
            </w:r>
          </w:p>
        </w:tc>
        <w:tc>
          <w:tcPr>
            <w:tcW w:w="4317" w:type="dxa"/>
          </w:tcPr>
          <w:p w14:paraId="7C33E127" w14:textId="77777777" w:rsidR="00334E26" w:rsidRDefault="00334E26" w:rsidP="00C65656">
            <w:r>
              <w:t xml:space="preserve">Die PNs lassen sich in der Übersicht anzeigen </w:t>
            </w:r>
          </w:p>
        </w:tc>
        <w:tc>
          <w:tcPr>
            <w:tcW w:w="1215" w:type="dxa"/>
          </w:tcPr>
          <w:p w14:paraId="6D517E97" w14:textId="77777777" w:rsidR="00334E26" w:rsidRDefault="00334E26" w:rsidP="00C65656">
            <w:r>
              <w:t>Ok</w:t>
            </w:r>
          </w:p>
        </w:tc>
        <w:tc>
          <w:tcPr>
            <w:tcW w:w="1234" w:type="dxa"/>
          </w:tcPr>
          <w:p w14:paraId="6A725692" w14:textId="77777777" w:rsidR="00334E26" w:rsidRDefault="00334E26" w:rsidP="00C65656">
            <w:r>
              <w:t>11.12.2011</w:t>
            </w:r>
          </w:p>
        </w:tc>
      </w:tr>
      <w:tr w:rsidR="00334E26" w14:paraId="4B3C67B5"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4A6E6A93" w14:textId="77777777" w:rsidR="00334E26" w:rsidRDefault="00334E26" w:rsidP="00C65656">
            <w:r>
              <w:t>2</w:t>
            </w:r>
          </w:p>
        </w:tc>
        <w:tc>
          <w:tcPr>
            <w:tcW w:w="2103" w:type="dxa"/>
          </w:tcPr>
          <w:p w14:paraId="08FB742E" w14:textId="77777777" w:rsidR="00334E26" w:rsidRDefault="00334E26" w:rsidP="00C65656">
            <w:r>
              <w:t>Detailansicht PN</w:t>
            </w:r>
          </w:p>
        </w:tc>
        <w:tc>
          <w:tcPr>
            <w:tcW w:w="4317" w:type="dxa"/>
          </w:tcPr>
          <w:p w14:paraId="31A4B5F8" w14:textId="77777777" w:rsidR="00334E26" w:rsidRDefault="00334E26" w:rsidP="00C65656">
            <w:r>
              <w:t>Die Detailansicht einer PN lässt sich anzeigen und die PN kann gelesen werden</w:t>
            </w:r>
          </w:p>
        </w:tc>
        <w:tc>
          <w:tcPr>
            <w:tcW w:w="1215" w:type="dxa"/>
          </w:tcPr>
          <w:p w14:paraId="16E5B9D9" w14:textId="77777777" w:rsidR="00334E26" w:rsidRDefault="00334E26" w:rsidP="00C65656">
            <w:r>
              <w:t>Ok</w:t>
            </w:r>
          </w:p>
        </w:tc>
        <w:tc>
          <w:tcPr>
            <w:tcW w:w="1234" w:type="dxa"/>
          </w:tcPr>
          <w:p w14:paraId="061769A4" w14:textId="77777777" w:rsidR="00334E26" w:rsidRDefault="00334E26" w:rsidP="00C65656">
            <w:r>
              <w:t>11.12.2011</w:t>
            </w:r>
          </w:p>
        </w:tc>
      </w:tr>
      <w:tr w:rsidR="00334E26" w14:paraId="61A7204E"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67636E42" w14:textId="77777777" w:rsidR="00334E26" w:rsidRDefault="00334E26" w:rsidP="00C65656">
            <w:r>
              <w:t>3</w:t>
            </w:r>
          </w:p>
        </w:tc>
        <w:tc>
          <w:tcPr>
            <w:tcW w:w="2103" w:type="dxa"/>
          </w:tcPr>
          <w:p w14:paraId="6C89BC35" w14:textId="77777777" w:rsidR="00334E26" w:rsidRDefault="00334E26" w:rsidP="00C65656">
            <w:r>
              <w:t>Navigation</w:t>
            </w:r>
            <w:r>
              <w:br/>
              <w:t>„Übersicht -&gt; Detail“</w:t>
            </w:r>
          </w:p>
        </w:tc>
        <w:tc>
          <w:tcPr>
            <w:tcW w:w="4317" w:type="dxa"/>
          </w:tcPr>
          <w:p w14:paraId="7B061C1C" w14:textId="77777777" w:rsidR="00334E26" w:rsidRDefault="00334E26" w:rsidP="00C65656">
            <w:r>
              <w:t>Der Nutzer kann von der Übersicht zur Einzelansicht wechseln</w:t>
            </w:r>
          </w:p>
        </w:tc>
        <w:tc>
          <w:tcPr>
            <w:tcW w:w="1215" w:type="dxa"/>
          </w:tcPr>
          <w:p w14:paraId="34715CE0" w14:textId="77777777" w:rsidR="00334E26" w:rsidRDefault="00334E26" w:rsidP="00C65656">
            <w:r>
              <w:t>Ok</w:t>
            </w:r>
          </w:p>
        </w:tc>
        <w:tc>
          <w:tcPr>
            <w:tcW w:w="1234" w:type="dxa"/>
          </w:tcPr>
          <w:p w14:paraId="7C04DD34" w14:textId="77777777" w:rsidR="00334E26" w:rsidRDefault="00334E26" w:rsidP="00C65656">
            <w:r>
              <w:t>11.12.2011</w:t>
            </w:r>
          </w:p>
        </w:tc>
      </w:tr>
      <w:tr w:rsidR="00334E26" w14:paraId="10FCD627"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638F3975" w14:textId="77777777" w:rsidR="00334E26" w:rsidRDefault="00334E26" w:rsidP="00C65656">
            <w:r>
              <w:t>4</w:t>
            </w:r>
          </w:p>
        </w:tc>
        <w:tc>
          <w:tcPr>
            <w:tcW w:w="2103" w:type="dxa"/>
          </w:tcPr>
          <w:p w14:paraId="089C37A4" w14:textId="77777777" w:rsidR="00334E26" w:rsidRDefault="00334E26" w:rsidP="00C65656">
            <w:r>
              <w:t>Navigation</w:t>
            </w:r>
          </w:p>
          <w:p w14:paraId="6C0F44E6" w14:textId="77777777" w:rsidR="00334E26" w:rsidRDefault="00334E26" w:rsidP="00C65656">
            <w:r>
              <w:t>„Detail“ -&gt; „Übersicht“</w:t>
            </w:r>
          </w:p>
        </w:tc>
        <w:tc>
          <w:tcPr>
            <w:tcW w:w="4317" w:type="dxa"/>
          </w:tcPr>
          <w:p w14:paraId="20D31FD8" w14:textId="77777777" w:rsidR="00334E26" w:rsidRDefault="00334E26" w:rsidP="00C65656">
            <w:r>
              <w:t>Der Nutzer kann von der Einzelansicht in die Übersicht wechseln</w:t>
            </w:r>
          </w:p>
        </w:tc>
        <w:tc>
          <w:tcPr>
            <w:tcW w:w="1215" w:type="dxa"/>
          </w:tcPr>
          <w:p w14:paraId="5E7977B6" w14:textId="77777777" w:rsidR="00334E26" w:rsidRDefault="00334E26" w:rsidP="00C65656">
            <w:r>
              <w:t>Ok</w:t>
            </w:r>
          </w:p>
        </w:tc>
        <w:tc>
          <w:tcPr>
            <w:tcW w:w="1234" w:type="dxa"/>
          </w:tcPr>
          <w:p w14:paraId="74F25D93" w14:textId="77777777" w:rsidR="00334E26" w:rsidRDefault="00334E26" w:rsidP="00C65656">
            <w:r>
              <w:t>11.12.2011</w:t>
            </w:r>
          </w:p>
        </w:tc>
      </w:tr>
      <w:tr w:rsidR="00334E26" w14:paraId="7EEE25B7"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4EB0527C" w14:textId="77777777" w:rsidR="00334E26" w:rsidRDefault="00334E26" w:rsidP="00C65656">
            <w:r>
              <w:t>5</w:t>
            </w:r>
          </w:p>
        </w:tc>
        <w:tc>
          <w:tcPr>
            <w:tcW w:w="2103" w:type="dxa"/>
          </w:tcPr>
          <w:p w14:paraId="5D59415A" w14:textId="77777777" w:rsidR="00334E26" w:rsidRDefault="00334E26" w:rsidP="00C65656">
            <w:r>
              <w:t>Darstellung der verkleinerten PN mit Bild</w:t>
            </w:r>
          </w:p>
        </w:tc>
        <w:tc>
          <w:tcPr>
            <w:tcW w:w="4317" w:type="dxa"/>
          </w:tcPr>
          <w:p w14:paraId="442CFF86" w14:textId="77777777" w:rsidR="00334E26" w:rsidRDefault="00334E26" w:rsidP="00C65656">
            <w:r>
              <w:t>Der Nutzer sieht in der Übersicht zu jeder PN ein kleines Bild.</w:t>
            </w:r>
          </w:p>
        </w:tc>
        <w:tc>
          <w:tcPr>
            <w:tcW w:w="1215" w:type="dxa"/>
          </w:tcPr>
          <w:p w14:paraId="0D538BC1" w14:textId="77777777" w:rsidR="00334E26" w:rsidRDefault="00334E26" w:rsidP="00C65656">
            <w:r>
              <w:t>Ok</w:t>
            </w:r>
          </w:p>
        </w:tc>
        <w:tc>
          <w:tcPr>
            <w:tcW w:w="1234" w:type="dxa"/>
          </w:tcPr>
          <w:p w14:paraId="592516F2" w14:textId="77777777" w:rsidR="00334E26" w:rsidRDefault="00334E26" w:rsidP="00C65656">
            <w:r>
              <w:t>11.12.2011</w:t>
            </w:r>
          </w:p>
        </w:tc>
      </w:tr>
      <w:tr w:rsidR="00334E26" w14:paraId="375119E0"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1129DB97" w14:textId="77777777" w:rsidR="00334E26" w:rsidRDefault="00334E26" w:rsidP="00C65656">
            <w:r>
              <w:t>6</w:t>
            </w:r>
          </w:p>
        </w:tc>
        <w:tc>
          <w:tcPr>
            <w:tcW w:w="2103" w:type="dxa"/>
          </w:tcPr>
          <w:p w14:paraId="0DD9D7F2" w14:textId="77777777" w:rsidR="00334E26" w:rsidRDefault="00334E26" w:rsidP="00C65656">
            <w:r w:rsidRPr="00202394">
              <w:t>Navigation "Detailansicht -&gt; Detailansicht"</w:t>
            </w:r>
          </w:p>
        </w:tc>
        <w:tc>
          <w:tcPr>
            <w:tcW w:w="4317" w:type="dxa"/>
          </w:tcPr>
          <w:p w14:paraId="793E1935" w14:textId="77777777" w:rsidR="00334E26" w:rsidRDefault="00334E26" w:rsidP="00C65656">
            <w:r>
              <w:t>Der Nutzer kann von einer PN in der Detailansicht zur nächsten wechseln und sich diese ansehen.</w:t>
            </w:r>
          </w:p>
        </w:tc>
        <w:tc>
          <w:tcPr>
            <w:tcW w:w="1215" w:type="dxa"/>
          </w:tcPr>
          <w:p w14:paraId="5E59EC3B" w14:textId="77777777" w:rsidR="00334E26" w:rsidRDefault="00334E26" w:rsidP="00C65656">
            <w:r>
              <w:t>Ok</w:t>
            </w:r>
          </w:p>
        </w:tc>
        <w:tc>
          <w:tcPr>
            <w:tcW w:w="1234" w:type="dxa"/>
          </w:tcPr>
          <w:p w14:paraId="3AC87584" w14:textId="77777777" w:rsidR="00334E26" w:rsidRDefault="00334E26" w:rsidP="00C65656">
            <w:r>
              <w:t>11.12.2011</w:t>
            </w:r>
          </w:p>
        </w:tc>
      </w:tr>
      <w:tr w:rsidR="00334E26" w14:paraId="1FD60BB1"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3D5A86CF" w14:textId="77777777" w:rsidR="00334E26" w:rsidRDefault="00334E26" w:rsidP="00C65656">
            <w:r>
              <w:t>7</w:t>
            </w:r>
          </w:p>
        </w:tc>
        <w:tc>
          <w:tcPr>
            <w:tcW w:w="2103" w:type="dxa"/>
          </w:tcPr>
          <w:p w14:paraId="54F28445" w14:textId="77777777" w:rsidR="00334E26" w:rsidRPr="00202394" w:rsidRDefault="00334E26" w:rsidP="00C65656">
            <w:r w:rsidRPr="000F0FAA">
              <w:t>Tags zu PN angezeigt</w:t>
            </w:r>
          </w:p>
        </w:tc>
        <w:tc>
          <w:tcPr>
            <w:tcW w:w="4317" w:type="dxa"/>
          </w:tcPr>
          <w:p w14:paraId="76C9396F" w14:textId="77777777" w:rsidR="00334E26" w:rsidRDefault="00334E26" w:rsidP="00C65656">
            <w:r w:rsidRPr="000F0FAA">
              <w:t>zu einer PN zusätzliche Begriffe anzeigen, damit ich die PN einem bestimmten Gebiet zuordnen kann.</w:t>
            </w:r>
          </w:p>
        </w:tc>
        <w:tc>
          <w:tcPr>
            <w:tcW w:w="1215" w:type="dxa"/>
          </w:tcPr>
          <w:p w14:paraId="20AD4685" w14:textId="77777777" w:rsidR="00334E26" w:rsidRDefault="00334E26" w:rsidP="00C65656">
            <w:r>
              <w:t>Ok</w:t>
            </w:r>
          </w:p>
        </w:tc>
        <w:tc>
          <w:tcPr>
            <w:tcW w:w="1234" w:type="dxa"/>
          </w:tcPr>
          <w:p w14:paraId="32772513" w14:textId="77777777" w:rsidR="00334E26" w:rsidRDefault="00334E26" w:rsidP="00C65656">
            <w:r>
              <w:t>11.12.2011</w:t>
            </w:r>
          </w:p>
        </w:tc>
      </w:tr>
      <w:tr w:rsidR="00334E26" w14:paraId="697DB3F5"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718B4B35" w14:textId="77777777" w:rsidR="00334E26" w:rsidRDefault="00334E26" w:rsidP="00C65656">
            <w:r>
              <w:t>8</w:t>
            </w:r>
          </w:p>
        </w:tc>
        <w:tc>
          <w:tcPr>
            <w:tcW w:w="2103" w:type="dxa"/>
          </w:tcPr>
          <w:p w14:paraId="07D11C28" w14:textId="77777777" w:rsidR="00334E26" w:rsidRPr="000F0FAA" w:rsidRDefault="00334E26" w:rsidP="00C65656">
            <w:r w:rsidRPr="000F0FAA">
              <w:t>Tags aggregiert</w:t>
            </w:r>
          </w:p>
        </w:tc>
        <w:tc>
          <w:tcPr>
            <w:tcW w:w="4317" w:type="dxa"/>
          </w:tcPr>
          <w:p w14:paraId="7C31CD38" w14:textId="77777777" w:rsidR="00334E26" w:rsidRPr="000F0FAA" w:rsidRDefault="00334E26" w:rsidP="00C65656">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14:paraId="1D9AE15F" w14:textId="77777777" w:rsidR="00334E26" w:rsidRDefault="00334E26" w:rsidP="00C65656">
            <w:r>
              <w:t>Ok</w:t>
            </w:r>
          </w:p>
        </w:tc>
        <w:tc>
          <w:tcPr>
            <w:tcW w:w="1234" w:type="dxa"/>
          </w:tcPr>
          <w:p w14:paraId="59C4AF16" w14:textId="77777777" w:rsidR="00334E26" w:rsidRDefault="00334E26" w:rsidP="00C65656">
            <w:r>
              <w:t>11.12.2011</w:t>
            </w:r>
          </w:p>
        </w:tc>
      </w:tr>
      <w:tr w:rsidR="00334E26" w14:paraId="21AB5B02"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166DBD76" w14:textId="77777777" w:rsidR="00334E26" w:rsidRDefault="00334E26" w:rsidP="00C65656">
            <w:r>
              <w:t>9</w:t>
            </w:r>
          </w:p>
        </w:tc>
        <w:tc>
          <w:tcPr>
            <w:tcW w:w="2103" w:type="dxa"/>
          </w:tcPr>
          <w:p w14:paraId="0B0A0A39" w14:textId="77777777" w:rsidR="00334E26" w:rsidRPr="000F0FAA" w:rsidRDefault="00334E26" w:rsidP="00C65656">
            <w:r w:rsidRPr="000F0FAA">
              <w:t>Aggregierte Tags anpassbar</w:t>
            </w:r>
          </w:p>
        </w:tc>
        <w:tc>
          <w:tcPr>
            <w:tcW w:w="4317" w:type="dxa"/>
          </w:tcPr>
          <w:p w14:paraId="1B36E295" w14:textId="77777777"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14:paraId="239F389C" w14:textId="77777777" w:rsidR="00334E26" w:rsidRDefault="00334E26" w:rsidP="00C65656">
            <w:r>
              <w:t>Ok</w:t>
            </w:r>
          </w:p>
        </w:tc>
        <w:tc>
          <w:tcPr>
            <w:tcW w:w="1234" w:type="dxa"/>
          </w:tcPr>
          <w:p w14:paraId="2E4B8147" w14:textId="77777777" w:rsidR="00334E26" w:rsidRDefault="00334E26" w:rsidP="00C65656">
            <w:r>
              <w:t>11.12.2011</w:t>
            </w:r>
          </w:p>
        </w:tc>
      </w:tr>
      <w:tr w:rsidR="00334E26" w14:paraId="44C442D7"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45CF29E0" w14:textId="77777777" w:rsidR="00334E26" w:rsidRDefault="00334E26" w:rsidP="00C65656">
            <w:r>
              <w:t>10</w:t>
            </w:r>
          </w:p>
        </w:tc>
        <w:tc>
          <w:tcPr>
            <w:tcW w:w="2103" w:type="dxa"/>
          </w:tcPr>
          <w:p w14:paraId="37866186" w14:textId="77777777" w:rsidR="00334E26" w:rsidRPr="000F0FAA" w:rsidRDefault="00334E26" w:rsidP="00C65656">
            <w:r w:rsidRPr="000F0FAA">
              <w:t>Filter in Übersicht setzen</w:t>
            </w:r>
          </w:p>
        </w:tc>
        <w:tc>
          <w:tcPr>
            <w:tcW w:w="4317" w:type="dxa"/>
          </w:tcPr>
          <w:p w14:paraId="395821C7" w14:textId="77777777" w:rsidR="00334E26" w:rsidRPr="000F0FAA" w:rsidRDefault="00334E26" w:rsidP="00C65656">
            <w:r w:rsidRPr="000F0FAA">
              <w:t>einen Filter in der Übersicht setzen, damit die angezeigten PN eingeschränkt werden.</w:t>
            </w:r>
          </w:p>
        </w:tc>
        <w:tc>
          <w:tcPr>
            <w:tcW w:w="1215" w:type="dxa"/>
          </w:tcPr>
          <w:p w14:paraId="0514AFCE" w14:textId="77777777" w:rsidR="00334E26" w:rsidRDefault="00334E26" w:rsidP="00C65656">
            <w:r>
              <w:t>Ok</w:t>
            </w:r>
          </w:p>
        </w:tc>
        <w:tc>
          <w:tcPr>
            <w:tcW w:w="1234" w:type="dxa"/>
          </w:tcPr>
          <w:p w14:paraId="05A92384" w14:textId="77777777" w:rsidR="00334E26" w:rsidRDefault="00334E26" w:rsidP="00C65656">
            <w:r>
              <w:t>11.12.2011</w:t>
            </w:r>
          </w:p>
        </w:tc>
      </w:tr>
      <w:tr w:rsidR="00334E26" w14:paraId="71DBC533"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3844FB50" w14:textId="77777777" w:rsidR="00334E26" w:rsidRDefault="00334E26" w:rsidP="00C65656">
            <w:r>
              <w:t>11</w:t>
            </w:r>
          </w:p>
        </w:tc>
        <w:tc>
          <w:tcPr>
            <w:tcW w:w="2103" w:type="dxa"/>
          </w:tcPr>
          <w:p w14:paraId="4969F14C" w14:textId="77777777" w:rsidR="00334E26" w:rsidRPr="000F0FAA" w:rsidRDefault="00334E26" w:rsidP="00C65656">
            <w:r w:rsidRPr="000F0FAA">
              <w:t>Filterkriterium auswählen</w:t>
            </w:r>
          </w:p>
        </w:tc>
        <w:tc>
          <w:tcPr>
            <w:tcW w:w="4317" w:type="dxa"/>
          </w:tcPr>
          <w:p w14:paraId="005AC429" w14:textId="77777777"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14:paraId="3523FA50" w14:textId="77777777" w:rsidR="00334E26" w:rsidRDefault="00334E26" w:rsidP="00C65656">
            <w:r>
              <w:t>Ok</w:t>
            </w:r>
          </w:p>
        </w:tc>
        <w:tc>
          <w:tcPr>
            <w:tcW w:w="1234" w:type="dxa"/>
          </w:tcPr>
          <w:p w14:paraId="4046A95A" w14:textId="77777777" w:rsidR="00334E26" w:rsidRDefault="00334E26" w:rsidP="00C65656">
            <w:r>
              <w:t>11.12.2011</w:t>
            </w:r>
          </w:p>
        </w:tc>
      </w:tr>
      <w:tr w:rsidR="00334E26" w14:paraId="78EA53EA"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172917C3" w14:textId="77777777" w:rsidR="00334E26" w:rsidRDefault="00334E26" w:rsidP="00C65656">
            <w:r>
              <w:t>12</w:t>
            </w:r>
          </w:p>
        </w:tc>
        <w:tc>
          <w:tcPr>
            <w:tcW w:w="2103" w:type="dxa"/>
          </w:tcPr>
          <w:p w14:paraId="1E814C6A" w14:textId="77777777" w:rsidR="00334E26" w:rsidRPr="000F0FAA" w:rsidRDefault="00334E26" w:rsidP="00C65656">
            <w:r w:rsidRPr="000F0FAA">
              <w:t>Filter in Übersicht entfernen</w:t>
            </w:r>
          </w:p>
        </w:tc>
        <w:tc>
          <w:tcPr>
            <w:tcW w:w="4317" w:type="dxa"/>
          </w:tcPr>
          <w:p w14:paraId="615D374D" w14:textId="77777777" w:rsidR="00334E26" w:rsidRPr="000F0FAA" w:rsidRDefault="00334E26" w:rsidP="00C65656">
            <w:r w:rsidRPr="000F0FAA">
              <w:t>einen Filter in der Übersicht entfernen, damit mir mehr PN angezeigt werden.</w:t>
            </w:r>
          </w:p>
        </w:tc>
        <w:tc>
          <w:tcPr>
            <w:tcW w:w="1215" w:type="dxa"/>
          </w:tcPr>
          <w:p w14:paraId="501F7909" w14:textId="77777777" w:rsidR="00334E26" w:rsidRDefault="00334E26" w:rsidP="00C65656">
            <w:r>
              <w:t>Ok</w:t>
            </w:r>
          </w:p>
        </w:tc>
        <w:tc>
          <w:tcPr>
            <w:tcW w:w="1234" w:type="dxa"/>
          </w:tcPr>
          <w:p w14:paraId="627335F8" w14:textId="77777777" w:rsidR="00334E26" w:rsidRDefault="00334E26" w:rsidP="00C65656">
            <w:r>
              <w:t>11.12.2011</w:t>
            </w:r>
          </w:p>
        </w:tc>
      </w:tr>
      <w:tr w:rsidR="00334E26" w14:paraId="28E594FF"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50A23CA1" w14:textId="77777777" w:rsidR="00334E26" w:rsidRDefault="00334E26" w:rsidP="00C65656">
            <w:r>
              <w:t>13</w:t>
            </w:r>
          </w:p>
        </w:tc>
        <w:tc>
          <w:tcPr>
            <w:tcW w:w="2103" w:type="dxa"/>
          </w:tcPr>
          <w:p w14:paraId="7AFCD9CE" w14:textId="77777777" w:rsidR="00334E26" w:rsidRPr="000F0FAA" w:rsidRDefault="00334E26" w:rsidP="00C65656">
            <w:r w:rsidRPr="000F0FAA">
              <w:t>Filter in Detailansicht entfernen</w:t>
            </w:r>
          </w:p>
        </w:tc>
        <w:tc>
          <w:tcPr>
            <w:tcW w:w="4317" w:type="dxa"/>
          </w:tcPr>
          <w:p w14:paraId="513CB490" w14:textId="77777777" w:rsidR="00334E26" w:rsidRPr="000F0FAA" w:rsidRDefault="00334E26" w:rsidP="00C65656">
            <w:r w:rsidRPr="000F0FAA">
              <w:t>einen Filter in der Detailansicht entfernen, damit ich dazu nicht zuerst zur Übersicht wechseln muss.</w:t>
            </w:r>
          </w:p>
        </w:tc>
        <w:tc>
          <w:tcPr>
            <w:tcW w:w="1215" w:type="dxa"/>
          </w:tcPr>
          <w:p w14:paraId="20E7D48D" w14:textId="77777777" w:rsidR="00334E26" w:rsidRDefault="00334E26" w:rsidP="00C65656">
            <w:r>
              <w:t>Ok</w:t>
            </w:r>
          </w:p>
        </w:tc>
        <w:tc>
          <w:tcPr>
            <w:tcW w:w="1234" w:type="dxa"/>
          </w:tcPr>
          <w:p w14:paraId="78D1EFB3" w14:textId="77777777" w:rsidR="00334E26" w:rsidRDefault="00334E26" w:rsidP="00C65656">
            <w:r>
              <w:t>11.12.2011</w:t>
            </w:r>
          </w:p>
        </w:tc>
      </w:tr>
      <w:tr w:rsidR="00334E26" w14:paraId="55B8D363"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0A91D4EE" w14:textId="77777777" w:rsidR="00334E26" w:rsidRDefault="00334E26" w:rsidP="00C65656">
            <w:r>
              <w:t>14</w:t>
            </w:r>
          </w:p>
        </w:tc>
        <w:tc>
          <w:tcPr>
            <w:tcW w:w="2103" w:type="dxa"/>
          </w:tcPr>
          <w:p w14:paraId="17A25D38" w14:textId="77777777" w:rsidR="00334E26" w:rsidRPr="000F0FAA" w:rsidRDefault="00334E26" w:rsidP="00C65656">
            <w:r w:rsidRPr="00CD60B5">
              <w:t>Filter in Detailansicht setzen</w:t>
            </w:r>
          </w:p>
        </w:tc>
        <w:tc>
          <w:tcPr>
            <w:tcW w:w="4317" w:type="dxa"/>
          </w:tcPr>
          <w:p w14:paraId="4ADEEE02" w14:textId="77777777" w:rsidR="00334E26" w:rsidRPr="000F0FAA" w:rsidRDefault="00334E26" w:rsidP="00C65656">
            <w:r w:rsidRPr="00CD60B5">
              <w:t>einen Filter in der Detailansicht setzen, damit ich dazu nicht zuerst zur Übersicht wechseln muss.</w:t>
            </w:r>
          </w:p>
        </w:tc>
        <w:tc>
          <w:tcPr>
            <w:tcW w:w="1215" w:type="dxa"/>
          </w:tcPr>
          <w:p w14:paraId="655D9333" w14:textId="77777777" w:rsidR="00334E26" w:rsidRDefault="00334E26" w:rsidP="00C65656">
            <w:r>
              <w:t>Ok</w:t>
            </w:r>
          </w:p>
        </w:tc>
        <w:tc>
          <w:tcPr>
            <w:tcW w:w="1234" w:type="dxa"/>
          </w:tcPr>
          <w:p w14:paraId="51E4E883" w14:textId="77777777" w:rsidR="00334E26" w:rsidRDefault="00334E26" w:rsidP="00C65656">
            <w:r>
              <w:t>11.12.2011</w:t>
            </w:r>
          </w:p>
        </w:tc>
      </w:tr>
      <w:tr w:rsidR="00334E26" w14:paraId="42115EF6"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2E926916" w14:textId="77777777" w:rsidR="00334E26" w:rsidRDefault="00334E26" w:rsidP="00C65656">
            <w:r>
              <w:lastRenderedPageBreak/>
              <w:t>15</w:t>
            </w:r>
          </w:p>
        </w:tc>
        <w:tc>
          <w:tcPr>
            <w:tcW w:w="2103" w:type="dxa"/>
          </w:tcPr>
          <w:p w14:paraId="41D64EF4" w14:textId="77777777" w:rsidR="00334E26" w:rsidRPr="00CD60B5" w:rsidRDefault="00334E26" w:rsidP="00C65656">
            <w:r w:rsidRPr="00CD60B5">
              <w:t>Filtern nach mehreren Kriterien</w:t>
            </w:r>
          </w:p>
        </w:tc>
        <w:tc>
          <w:tcPr>
            <w:tcW w:w="4317" w:type="dxa"/>
          </w:tcPr>
          <w:p w14:paraId="559FB7F0" w14:textId="77777777" w:rsidR="00334E26" w:rsidRPr="00CD60B5" w:rsidRDefault="00334E26" w:rsidP="00C65656">
            <w:r w:rsidRPr="00CD60B5">
              <w:t>nach mehreren bestimmten Kriterien filtern, um eine begrenzte Auswahl zu erhalten.</w:t>
            </w:r>
          </w:p>
        </w:tc>
        <w:tc>
          <w:tcPr>
            <w:tcW w:w="1215" w:type="dxa"/>
          </w:tcPr>
          <w:p w14:paraId="6B604F19" w14:textId="77777777" w:rsidR="00334E26" w:rsidRDefault="00334E26" w:rsidP="00C65656">
            <w:r>
              <w:t>Ok</w:t>
            </w:r>
          </w:p>
        </w:tc>
        <w:tc>
          <w:tcPr>
            <w:tcW w:w="1234" w:type="dxa"/>
          </w:tcPr>
          <w:p w14:paraId="68C754E9" w14:textId="77777777" w:rsidR="00334E26" w:rsidRDefault="00334E26" w:rsidP="00C65656">
            <w:r>
              <w:t>11.12.2011</w:t>
            </w:r>
          </w:p>
        </w:tc>
      </w:tr>
      <w:tr w:rsidR="00334E26" w14:paraId="5F250AB1"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2F74E7EC" w14:textId="77777777" w:rsidR="00334E26" w:rsidRDefault="00334E26" w:rsidP="00C65656">
            <w:r>
              <w:t>16</w:t>
            </w:r>
          </w:p>
        </w:tc>
        <w:tc>
          <w:tcPr>
            <w:tcW w:w="2103" w:type="dxa"/>
          </w:tcPr>
          <w:p w14:paraId="32F2196F" w14:textId="77777777" w:rsidR="00334E26" w:rsidRPr="00CD60B5" w:rsidRDefault="00334E26" w:rsidP="00C65656">
            <w:r w:rsidRPr="00CD60B5">
              <w:t>Animierte Navigation “Detail -&gt; Übersicht”</w:t>
            </w:r>
          </w:p>
        </w:tc>
        <w:tc>
          <w:tcPr>
            <w:tcW w:w="4317" w:type="dxa"/>
          </w:tcPr>
          <w:p w14:paraId="0CC682DB" w14:textId="77777777" w:rsidR="00334E26" w:rsidRPr="00CD60B5" w:rsidRDefault="00334E26" w:rsidP="00C65656">
            <w:proofErr w:type="gramStart"/>
            <w:r w:rsidRPr="00CD60B5">
              <w:t>in der Detailansicht erkennen können (z.B. durch Animation), damit ich den Weg von der Detailansicht zur Übersicht finde.</w:t>
            </w:r>
            <w:proofErr w:type="gramEnd"/>
          </w:p>
        </w:tc>
        <w:tc>
          <w:tcPr>
            <w:tcW w:w="1215" w:type="dxa"/>
          </w:tcPr>
          <w:p w14:paraId="3696C2A2" w14:textId="77777777" w:rsidR="00334E26" w:rsidRDefault="00334E26" w:rsidP="00C65656">
            <w:r>
              <w:t>Ok</w:t>
            </w:r>
          </w:p>
        </w:tc>
        <w:tc>
          <w:tcPr>
            <w:tcW w:w="1234" w:type="dxa"/>
          </w:tcPr>
          <w:p w14:paraId="50B587BC" w14:textId="77777777" w:rsidR="00334E26" w:rsidRDefault="00334E26" w:rsidP="00C65656">
            <w:r>
              <w:t>11.12.2011</w:t>
            </w:r>
          </w:p>
        </w:tc>
      </w:tr>
      <w:tr w:rsidR="00334E26" w14:paraId="06949762"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2B180883" w14:textId="77777777" w:rsidR="00334E26" w:rsidRDefault="00334E26" w:rsidP="00C65656">
            <w:r>
              <w:t>17</w:t>
            </w:r>
          </w:p>
        </w:tc>
        <w:tc>
          <w:tcPr>
            <w:tcW w:w="2103" w:type="dxa"/>
          </w:tcPr>
          <w:p w14:paraId="540B45C2" w14:textId="77777777" w:rsidR="00334E26" w:rsidRPr="00CD60B5" w:rsidRDefault="00334E26" w:rsidP="00C65656">
            <w:proofErr w:type="spellStart"/>
            <w:r w:rsidRPr="00CD60B5">
              <w:t>Scrollerkennung</w:t>
            </w:r>
            <w:proofErr w:type="spellEnd"/>
            <w:r w:rsidRPr="00CD60B5">
              <w:t xml:space="preserve"> in Übersicht dargestellt</w:t>
            </w:r>
          </w:p>
        </w:tc>
        <w:tc>
          <w:tcPr>
            <w:tcW w:w="4317" w:type="dxa"/>
          </w:tcPr>
          <w:p w14:paraId="4F7FF7D8" w14:textId="77777777" w:rsidR="00334E26" w:rsidRPr="00CD60B5" w:rsidRDefault="00334E26" w:rsidP="00C65656">
            <w:r w:rsidRPr="00CD60B5">
              <w:t>an der Darstellung der Liste erkennen können, dass durch die PN gescrollt werden kann.</w:t>
            </w:r>
          </w:p>
        </w:tc>
        <w:tc>
          <w:tcPr>
            <w:tcW w:w="1215" w:type="dxa"/>
          </w:tcPr>
          <w:p w14:paraId="7B540789" w14:textId="77777777" w:rsidR="00334E26" w:rsidRDefault="00334E26" w:rsidP="00C65656">
            <w:r>
              <w:t>Ok</w:t>
            </w:r>
          </w:p>
        </w:tc>
        <w:tc>
          <w:tcPr>
            <w:tcW w:w="1234" w:type="dxa"/>
          </w:tcPr>
          <w:p w14:paraId="61B20C74" w14:textId="77777777" w:rsidR="00334E26" w:rsidRDefault="00334E26" w:rsidP="00C65656">
            <w:r>
              <w:t>11.12.2011</w:t>
            </w:r>
          </w:p>
        </w:tc>
      </w:tr>
      <w:tr w:rsidR="00334E26" w14:paraId="2C95AE65"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0D804AE5" w14:textId="77777777" w:rsidR="00334E26" w:rsidRDefault="00334E26" w:rsidP="00C65656">
            <w:r>
              <w:t>18</w:t>
            </w:r>
          </w:p>
        </w:tc>
        <w:tc>
          <w:tcPr>
            <w:tcW w:w="2103" w:type="dxa"/>
          </w:tcPr>
          <w:p w14:paraId="0DC5E0D3" w14:textId="77777777" w:rsidR="00334E26" w:rsidRPr="00CD60B5" w:rsidRDefault="00334E26" w:rsidP="00C65656">
            <w:r w:rsidRPr="00CD60B5">
              <w:t>Schöne Darstellung der Tags</w:t>
            </w:r>
          </w:p>
        </w:tc>
        <w:tc>
          <w:tcPr>
            <w:tcW w:w="4317" w:type="dxa"/>
          </w:tcPr>
          <w:p w14:paraId="7B4EC9E1" w14:textId="77777777" w:rsidR="00334E26" w:rsidRPr="00CD60B5" w:rsidRDefault="00334E26" w:rsidP="00C65656">
            <w:r w:rsidRPr="00CD60B5">
              <w:t>die zu einer PN zugehörigen Begriffe schön darstellen, damit mir die Applikation besser gefällt und die Bedienung mehr Spass macht.</w:t>
            </w:r>
          </w:p>
        </w:tc>
        <w:tc>
          <w:tcPr>
            <w:tcW w:w="1215" w:type="dxa"/>
          </w:tcPr>
          <w:p w14:paraId="18A3A4AB" w14:textId="77777777" w:rsidR="00334E26" w:rsidRDefault="00334E26" w:rsidP="00C65656">
            <w:r>
              <w:t>Ok</w:t>
            </w:r>
          </w:p>
        </w:tc>
        <w:tc>
          <w:tcPr>
            <w:tcW w:w="1234" w:type="dxa"/>
          </w:tcPr>
          <w:p w14:paraId="58F0E533" w14:textId="77777777" w:rsidR="00334E26" w:rsidRDefault="00334E26" w:rsidP="00C65656">
            <w:r>
              <w:t>11.12.2011</w:t>
            </w:r>
          </w:p>
        </w:tc>
      </w:tr>
      <w:tr w:rsidR="00334E26" w14:paraId="56FF102D"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05501C81" w14:textId="77777777" w:rsidR="00334E26" w:rsidRDefault="00334E26" w:rsidP="00C65656">
            <w:r>
              <w:t>19</w:t>
            </w:r>
          </w:p>
        </w:tc>
        <w:tc>
          <w:tcPr>
            <w:tcW w:w="2103" w:type="dxa"/>
          </w:tcPr>
          <w:p w14:paraId="6D624319" w14:textId="77777777" w:rsidR="00334E26" w:rsidRPr="00CD60B5" w:rsidRDefault="00334E26" w:rsidP="00C65656">
            <w:r w:rsidRPr="00CD60B5">
              <w:t>Schöne Darstellung des Filters</w:t>
            </w:r>
          </w:p>
        </w:tc>
        <w:tc>
          <w:tcPr>
            <w:tcW w:w="4317" w:type="dxa"/>
          </w:tcPr>
          <w:p w14:paraId="6DB505CC" w14:textId="77777777" w:rsidR="00334E26" w:rsidRPr="00CD60B5" w:rsidRDefault="00334E26" w:rsidP="00C65656">
            <w:r w:rsidRPr="00CD60B5">
              <w:t>den Filter schön darstellen, damit mir die Applikation besser gefällt und die Bedienung mehr Spass macht.</w:t>
            </w:r>
          </w:p>
        </w:tc>
        <w:tc>
          <w:tcPr>
            <w:tcW w:w="1215" w:type="dxa"/>
          </w:tcPr>
          <w:p w14:paraId="54AC5CB8" w14:textId="77777777" w:rsidR="00334E26" w:rsidRDefault="00334E26" w:rsidP="00C65656">
            <w:r>
              <w:t>Ok</w:t>
            </w:r>
          </w:p>
        </w:tc>
        <w:tc>
          <w:tcPr>
            <w:tcW w:w="1234" w:type="dxa"/>
          </w:tcPr>
          <w:p w14:paraId="736DD130" w14:textId="77777777" w:rsidR="00334E26" w:rsidRDefault="00334E26" w:rsidP="00C65656">
            <w:r>
              <w:t>11.12.2011</w:t>
            </w:r>
          </w:p>
        </w:tc>
      </w:tr>
      <w:tr w:rsidR="00334E26" w14:paraId="43445828"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121C845D" w14:textId="77777777" w:rsidR="00334E26" w:rsidRDefault="00334E26" w:rsidP="00C65656">
            <w:r>
              <w:t>20</w:t>
            </w:r>
          </w:p>
        </w:tc>
        <w:tc>
          <w:tcPr>
            <w:tcW w:w="2103" w:type="dxa"/>
          </w:tcPr>
          <w:p w14:paraId="6B0E9A7B" w14:textId="77777777" w:rsidR="00334E26" w:rsidRPr="00CD60B5" w:rsidRDefault="00334E26" w:rsidP="00C65656">
            <w:r w:rsidRPr="00CD60B5">
              <w:t>Animation für Navigation "Detailansicht -&gt; Detailansicht"</w:t>
            </w:r>
          </w:p>
        </w:tc>
        <w:tc>
          <w:tcPr>
            <w:tcW w:w="4317" w:type="dxa"/>
          </w:tcPr>
          <w:p w14:paraId="2A495174" w14:textId="77777777" w:rsidR="00334E26" w:rsidRPr="00CD60B5" w:rsidRDefault="00334E26" w:rsidP="00C65656">
            <w:r w:rsidRPr="00CD60B5">
              <w:t>eine Animation sehen, wenn ich durch die PNs navigiere, damit es für mich besser ersichtlich ist, dass die Project Note gewechselt hat.</w:t>
            </w:r>
          </w:p>
        </w:tc>
        <w:tc>
          <w:tcPr>
            <w:tcW w:w="1215" w:type="dxa"/>
          </w:tcPr>
          <w:p w14:paraId="59C690DA" w14:textId="77777777" w:rsidR="00334E26" w:rsidRDefault="00334E26" w:rsidP="00C65656">
            <w:r>
              <w:t>Ok</w:t>
            </w:r>
          </w:p>
        </w:tc>
        <w:tc>
          <w:tcPr>
            <w:tcW w:w="1234" w:type="dxa"/>
          </w:tcPr>
          <w:p w14:paraId="31AFE080" w14:textId="77777777" w:rsidR="00334E26" w:rsidRDefault="00334E26" w:rsidP="00C65656">
            <w:r>
              <w:t>11.12.2011</w:t>
            </w:r>
          </w:p>
        </w:tc>
      </w:tr>
      <w:tr w:rsidR="00334E26" w14:paraId="01F8C762"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2FF6BF37" w14:textId="77777777" w:rsidR="00334E26" w:rsidRDefault="00334E26" w:rsidP="00C65656">
            <w:r>
              <w:t>21</w:t>
            </w:r>
          </w:p>
        </w:tc>
        <w:tc>
          <w:tcPr>
            <w:tcW w:w="2103" w:type="dxa"/>
          </w:tcPr>
          <w:p w14:paraId="28125BCD" w14:textId="77777777" w:rsidR="00334E26" w:rsidRPr="00CD60B5" w:rsidRDefault="00334E26" w:rsidP="00C65656">
            <w:r w:rsidRPr="00CD60B5">
              <w:t>Lesemodus PN anzeigen</w:t>
            </w:r>
          </w:p>
        </w:tc>
        <w:tc>
          <w:tcPr>
            <w:tcW w:w="4317" w:type="dxa"/>
          </w:tcPr>
          <w:p w14:paraId="63589180" w14:textId="77777777" w:rsidR="00334E26" w:rsidRPr="00CD60B5" w:rsidRDefault="00334E26" w:rsidP="00C65656">
            <w:r w:rsidRPr="00CD60B5">
              <w:t>eine PN vergrössern können und einen abgedunkelten Hintergrund sehen, damit ich sie besser lesen kann.</w:t>
            </w:r>
          </w:p>
        </w:tc>
        <w:tc>
          <w:tcPr>
            <w:tcW w:w="1215" w:type="dxa"/>
          </w:tcPr>
          <w:p w14:paraId="57D2C705" w14:textId="77777777" w:rsidR="00334E26" w:rsidRDefault="00334E26" w:rsidP="00C65656">
            <w:r>
              <w:t>Ok</w:t>
            </w:r>
          </w:p>
        </w:tc>
        <w:tc>
          <w:tcPr>
            <w:tcW w:w="1234" w:type="dxa"/>
          </w:tcPr>
          <w:p w14:paraId="4C29FDC2" w14:textId="77777777" w:rsidR="00334E26" w:rsidRDefault="00334E26" w:rsidP="00C65656">
            <w:r>
              <w:t>11.12.2011</w:t>
            </w:r>
          </w:p>
        </w:tc>
      </w:tr>
      <w:tr w:rsidR="00A70048" w14:paraId="70F73EC0"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4005AE27" w14:textId="77777777" w:rsidR="00A70048" w:rsidRDefault="00A70048" w:rsidP="00C65656">
            <w:r>
              <w:t>22</w:t>
            </w:r>
          </w:p>
        </w:tc>
        <w:tc>
          <w:tcPr>
            <w:tcW w:w="2103" w:type="dxa"/>
          </w:tcPr>
          <w:p w14:paraId="34F6E6D0" w14:textId="77777777" w:rsidR="00A70048" w:rsidRPr="00CD60B5" w:rsidRDefault="00A70048" w:rsidP="00C65656">
            <w:proofErr w:type="spellStart"/>
            <w:r>
              <w:t>Easteregg</w:t>
            </w:r>
            <w:proofErr w:type="spellEnd"/>
            <w:r>
              <w:t xml:space="preserve"> / Info View</w:t>
            </w:r>
          </w:p>
        </w:tc>
        <w:tc>
          <w:tcPr>
            <w:tcW w:w="4317" w:type="dxa"/>
          </w:tcPr>
          <w:p w14:paraId="7F017F78" w14:textId="77777777" w:rsidR="00A70048" w:rsidRPr="00CD60B5" w:rsidRDefault="00A70048" w:rsidP="00C65656">
            <w:r>
              <w:t>die Info View öffnen und schliessen, damit ich sehen kann, wie die Applikation entstanden ist und wer sie implementiert hat.</w:t>
            </w:r>
          </w:p>
        </w:tc>
        <w:tc>
          <w:tcPr>
            <w:tcW w:w="1215" w:type="dxa"/>
          </w:tcPr>
          <w:p w14:paraId="77840A7D" w14:textId="77777777" w:rsidR="00A70048" w:rsidRDefault="00A70048" w:rsidP="00C65656">
            <w:r>
              <w:t>Ok</w:t>
            </w:r>
          </w:p>
        </w:tc>
        <w:tc>
          <w:tcPr>
            <w:tcW w:w="1234" w:type="dxa"/>
          </w:tcPr>
          <w:p w14:paraId="1F934CD5" w14:textId="77777777" w:rsidR="00A70048" w:rsidRDefault="00A70048" w:rsidP="00C65656">
            <w:r>
              <w:t>11.12.2011</w:t>
            </w:r>
          </w:p>
        </w:tc>
      </w:tr>
      <w:tr w:rsidR="00A70048" w14:paraId="39096E67" w14:textId="77777777" w:rsidTr="00C65656">
        <w:trPr>
          <w:cnfStyle w:val="000000100000" w:firstRow="0" w:lastRow="0" w:firstColumn="0" w:lastColumn="0" w:oddVBand="0" w:evenVBand="0" w:oddHBand="1" w:evenHBand="0" w:firstRowFirstColumn="0" w:firstRowLastColumn="0" w:lastRowFirstColumn="0" w:lastRowLastColumn="0"/>
        </w:trPr>
        <w:tc>
          <w:tcPr>
            <w:tcW w:w="419" w:type="dxa"/>
          </w:tcPr>
          <w:p w14:paraId="582F2E81" w14:textId="77777777" w:rsidR="00A70048" w:rsidRDefault="00A70048" w:rsidP="00C65656">
            <w:r>
              <w:t>23</w:t>
            </w:r>
          </w:p>
        </w:tc>
        <w:tc>
          <w:tcPr>
            <w:tcW w:w="2103" w:type="dxa"/>
          </w:tcPr>
          <w:p w14:paraId="2517F44A" w14:textId="77777777" w:rsidR="00A70048" w:rsidRDefault="00A70048" w:rsidP="00C65656">
            <w:r w:rsidRPr="00A70048">
              <w:t>Anzahl PN bei Übersicht angezeigt</w:t>
            </w:r>
          </w:p>
        </w:tc>
        <w:tc>
          <w:tcPr>
            <w:tcW w:w="4317" w:type="dxa"/>
          </w:tcPr>
          <w:p w14:paraId="2303842A" w14:textId="77777777" w:rsidR="00A70048" w:rsidRDefault="00A70048" w:rsidP="00C65656">
            <w:r w:rsidRPr="00A70048">
              <w:t>die Anzahl PN in der Übersicht sehen, damit ich weiss, wie gross die Liste ist.</w:t>
            </w:r>
          </w:p>
        </w:tc>
        <w:tc>
          <w:tcPr>
            <w:tcW w:w="1215" w:type="dxa"/>
          </w:tcPr>
          <w:p w14:paraId="58F20B75" w14:textId="77777777" w:rsidR="00A70048" w:rsidRDefault="00A70048" w:rsidP="00C65656">
            <w:r>
              <w:t>Ok</w:t>
            </w:r>
          </w:p>
        </w:tc>
        <w:tc>
          <w:tcPr>
            <w:tcW w:w="1234" w:type="dxa"/>
          </w:tcPr>
          <w:p w14:paraId="58AE7D4A" w14:textId="77777777" w:rsidR="00A70048" w:rsidRDefault="00A70048" w:rsidP="00C65656">
            <w:r>
              <w:t>11.12.2011</w:t>
            </w:r>
          </w:p>
        </w:tc>
      </w:tr>
      <w:tr w:rsidR="00A70048" w14:paraId="122225D1" w14:textId="77777777" w:rsidTr="00C65656">
        <w:trPr>
          <w:cnfStyle w:val="000000010000" w:firstRow="0" w:lastRow="0" w:firstColumn="0" w:lastColumn="0" w:oddVBand="0" w:evenVBand="0" w:oddHBand="0" w:evenHBand="1" w:firstRowFirstColumn="0" w:firstRowLastColumn="0" w:lastRowFirstColumn="0" w:lastRowLastColumn="0"/>
        </w:trPr>
        <w:tc>
          <w:tcPr>
            <w:tcW w:w="419" w:type="dxa"/>
          </w:tcPr>
          <w:p w14:paraId="39DD3C30" w14:textId="77777777" w:rsidR="00A70048" w:rsidRDefault="00A70048" w:rsidP="00C65656">
            <w:r>
              <w:t>24</w:t>
            </w:r>
          </w:p>
        </w:tc>
        <w:tc>
          <w:tcPr>
            <w:tcW w:w="2103" w:type="dxa"/>
          </w:tcPr>
          <w:p w14:paraId="775ABDF3" w14:textId="77777777" w:rsidR="00A70048" w:rsidRPr="00A70048" w:rsidRDefault="00A70048" w:rsidP="00C65656">
            <w:r w:rsidRPr="00A70048">
              <w:t>Animation Filter -&gt; Übersicht</w:t>
            </w:r>
          </w:p>
        </w:tc>
        <w:tc>
          <w:tcPr>
            <w:tcW w:w="4317" w:type="dxa"/>
          </w:tcPr>
          <w:p w14:paraId="6F35FC2D" w14:textId="77777777" w:rsidR="00A70048" w:rsidRPr="00A70048" w:rsidRDefault="00A70048" w:rsidP="00C65656">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14:paraId="05182F94" w14:textId="77777777" w:rsidR="00A70048" w:rsidRDefault="00A70048" w:rsidP="00C65656">
            <w:r>
              <w:t>Ok</w:t>
            </w:r>
          </w:p>
        </w:tc>
        <w:tc>
          <w:tcPr>
            <w:tcW w:w="1234" w:type="dxa"/>
          </w:tcPr>
          <w:p w14:paraId="0BE60388" w14:textId="77777777" w:rsidR="00A70048" w:rsidRDefault="00A70048" w:rsidP="00C65656">
            <w:r>
              <w:t>11.12.2011</w:t>
            </w:r>
          </w:p>
        </w:tc>
      </w:tr>
    </w:tbl>
    <w:p w14:paraId="43117940" w14:textId="77777777" w:rsidR="005A15F9" w:rsidRDefault="005A15F9" w:rsidP="005A15F9">
      <w:pPr>
        <w:pStyle w:val="Heading3"/>
      </w:pPr>
      <w:bookmarkStart w:id="30" w:name="_Toc312080557"/>
      <w:r>
        <w:t>Sprint 7</w:t>
      </w:r>
      <w:bookmarkEnd w:id="30"/>
    </w:p>
    <w:p w14:paraId="10655A2E" w14:textId="77777777"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14:paraId="14BC57F0" w14:textId="77777777" w:rsidTr="00170E21">
        <w:trPr>
          <w:cnfStyle w:val="100000000000" w:firstRow="1" w:lastRow="0" w:firstColumn="0" w:lastColumn="0" w:oddVBand="0" w:evenVBand="0" w:oddHBand="0" w:evenHBand="0" w:firstRowFirstColumn="0" w:firstRowLastColumn="0" w:lastRowFirstColumn="0" w:lastRowLastColumn="0"/>
        </w:trPr>
        <w:tc>
          <w:tcPr>
            <w:tcW w:w="419" w:type="dxa"/>
          </w:tcPr>
          <w:p w14:paraId="1B414698" w14:textId="77777777" w:rsidR="005A15F9" w:rsidRDefault="005A15F9" w:rsidP="00170E21">
            <w:r>
              <w:t>#</w:t>
            </w:r>
          </w:p>
        </w:tc>
        <w:tc>
          <w:tcPr>
            <w:tcW w:w="2103" w:type="dxa"/>
          </w:tcPr>
          <w:p w14:paraId="323DEB51" w14:textId="77777777" w:rsidR="005A15F9" w:rsidRDefault="005A15F9" w:rsidP="00170E21">
            <w:r>
              <w:t>Titel</w:t>
            </w:r>
          </w:p>
        </w:tc>
        <w:tc>
          <w:tcPr>
            <w:tcW w:w="4317" w:type="dxa"/>
          </w:tcPr>
          <w:p w14:paraId="0C7961D0" w14:textId="77777777" w:rsidR="005A15F9" w:rsidRDefault="005A15F9" w:rsidP="00170E21">
            <w:r>
              <w:t>Beschreibung</w:t>
            </w:r>
          </w:p>
        </w:tc>
        <w:tc>
          <w:tcPr>
            <w:tcW w:w="1215" w:type="dxa"/>
          </w:tcPr>
          <w:p w14:paraId="27AA24CF" w14:textId="77777777" w:rsidR="005A15F9" w:rsidRDefault="005A15F9" w:rsidP="00170E21">
            <w:r>
              <w:t>Resultat</w:t>
            </w:r>
          </w:p>
        </w:tc>
        <w:tc>
          <w:tcPr>
            <w:tcW w:w="1234" w:type="dxa"/>
          </w:tcPr>
          <w:p w14:paraId="4552CE2C" w14:textId="77777777" w:rsidR="005A15F9" w:rsidRDefault="005A15F9" w:rsidP="00170E21">
            <w:r>
              <w:t>Datum</w:t>
            </w:r>
          </w:p>
        </w:tc>
      </w:tr>
      <w:tr w:rsidR="005A15F9" w14:paraId="6DE446F3"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18863F86" w14:textId="77777777" w:rsidR="005A15F9" w:rsidRDefault="005A15F9" w:rsidP="00170E21">
            <w:r>
              <w:t>1</w:t>
            </w:r>
          </w:p>
        </w:tc>
        <w:tc>
          <w:tcPr>
            <w:tcW w:w="2103" w:type="dxa"/>
          </w:tcPr>
          <w:p w14:paraId="713FA708" w14:textId="77777777" w:rsidR="005A15F9" w:rsidRDefault="005A15F9" w:rsidP="00170E21">
            <w:r>
              <w:t>Übersicht für PN</w:t>
            </w:r>
          </w:p>
        </w:tc>
        <w:tc>
          <w:tcPr>
            <w:tcW w:w="4317" w:type="dxa"/>
          </w:tcPr>
          <w:p w14:paraId="31F7D651" w14:textId="77777777" w:rsidR="005A15F9" w:rsidRDefault="005A15F9" w:rsidP="00170E21">
            <w:r>
              <w:t xml:space="preserve">Die PNs lassen sich in der Übersicht anzeigen </w:t>
            </w:r>
          </w:p>
        </w:tc>
        <w:tc>
          <w:tcPr>
            <w:tcW w:w="1215" w:type="dxa"/>
          </w:tcPr>
          <w:p w14:paraId="0BE5B75F" w14:textId="77777777" w:rsidR="005A15F9" w:rsidRDefault="005A15F9" w:rsidP="00170E21">
            <w:r>
              <w:t>Ok</w:t>
            </w:r>
          </w:p>
        </w:tc>
        <w:tc>
          <w:tcPr>
            <w:tcW w:w="1234" w:type="dxa"/>
          </w:tcPr>
          <w:p w14:paraId="06B8781B" w14:textId="77777777" w:rsidR="005A15F9" w:rsidRDefault="005A15F9" w:rsidP="005A15F9">
            <w:r>
              <w:t>16.12.2011</w:t>
            </w:r>
          </w:p>
        </w:tc>
      </w:tr>
      <w:tr w:rsidR="005A15F9" w14:paraId="234F1CA7"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6982B962" w14:textId="77777777" w:rsidR="005A15F9" w:rsidRDefault="005A15F9" w:rsidP="00170E21">
            <w:r>
              <w:t>2</w:t>
            </w:r>
          </w:p>
        </w:tc>
        <w:tc>
          <w:tcPr>
            <w:tcW w:w="2103" w:type="dxa"/>
          </w:tcPr>
          <w:p w14:paraId="570ECE06" w14:textId="77777777" w:rsidR="005A15F9" w:rsidRDefault="005A15F9" w:rsidP="00170E21">
            <w:r>
              <w:t>Detailansicht PN</w:t>
            </w:r>
          </w:p>
        </w:tc>
        <w:tc>
          <w:tcPr>
            <w:tcW w:w="4317" w:type="dxa"/>
          </w:tcPr>
          <w:p w14:paraId="6E02ABD2" w14:textId="77777777" w:rsidR="005A15F9" w:rsidRDefault="005A15F9" w:rsidP="00170E21">
            <w:r>
              <w:t>Die Detailansicht einer PN lässt sich anzeigen und die PN kann gelesen werden</w:t>
            </w:r>
          </w:p>
        </w:tc>
        <w:tc>
          <w:tcPr>
            <w:tcW w:w="1215" w:type="dxa"/>
          </w:tcPr>
          <w:p w14:paraId="778689DA" w14:textId="77777777" w:rsidR="005A15F9" w:rsidRDefault="005A15F9" w:rsidP="00170E21">
            <w:r>
              <w:t>Ok</w:t>
            </w:r>
          </w:p>
        </w:tc>
        <w:tc>
          <w:tcPr>
            <w:tcW w:w="1234" w:type="dxa"/>
          </w:tcPr>
          <w:p w14:paraId="7F63660E" w14:textId="77777777" w:rsidR="005A15F9" w:rsidRDefault="005A15F9" w:rsidP="00170E21">
            <w:r>
              <w:t>16.12.2011</w:t>
            </w:r>
          </w:p>
        </w:tc>
      </w:tr>
      <w:tr w:rsidR="005A15F9" w14:paraId="52CFAB72"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2D0AE5FF" w14:textId="77777777" w:rsidR="005A15F9" w:rsidRDefault="005A15F9" w:rsidP="00170E21">
            <w:r>
              <w:t>3</w:t>
            </w:r>
          </w:p>
        </w:tc>
        <w:tc>
          <w:tcPr>
            <w:tcW w:w="2103" w:type="dxa"/>
          </w:tcPr>
          <w:p w14:paraId="16262B60" w14:textId="77777777" w:rsidR="005A15F9" w:rsidRDefault="005A15F9" w:rsidP="00170E21">
            <w:r>
              <w:t>Navigation</w:t>
            </w:r>
            <w:r>
              <w:br/>
              <w:t>„Übersicht -&gt; Detail“</w:t>
            </w:r>
          </w:p>
        </w:tc>
        <w:tc>
          <w:tcPr>
            <w:tcW w:w="4317" w:type="dxa"/>
          </w:tcPr>
          <w:p w14:paraId="515ABD24" w14:textId="77777777" w:rsidR="005A15F9" w:rsidRDefault="005A15F9" w:rsidP="00170E21">
            <w:r>
              <w:t>Der Nutzer kann von der Übersicht zur Einzelansicht wechseln</w:t>
            </w:r>
          </w:p>
        </w:tc>
        <w:tc>
          <w:tcPr>
            <w:tcW w:w="1215" w:type="dxa"/>
          </w:tcPr>
          <w:p w14:paraId="211701EB" w14:textId="77777777" w:rsidR="005A15F9" w:rsidRDefault="005A15F9" w:rsidP="00170E21">
            <w:r>
              <w:t>Ok</w:t>
            </w:r>
          </w:p>
        </w:tc>
        <w:tc>
          <w:tcPr>
            <w:tcW w:w="1234" w:type="dxa"/>
          </w:tcPr>
          <w:p w14:paraId="0AB1672C" w14:textId="77777777" w:rsidR="005A15F9" w:rsidRDefault="005A15F9" w:rsidP="00170E21">
            <w:r>
              <w:t>16.12.2011</w:t>
            </w:r>
          </w:p>
        </w:tc>
      </w:tr>
      <w:tr w:rsidR="005A15F9" w14:paraId="4548438A"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03F1118E" w14:textId="77777777" w:rsidR="005A15F9" w:rsidRDefault="005A15F9" w:rsidP="00170E21">
            <w:r>
              <w:t>4</w:t>
            </w:r>
          </w:p>
        </w:tc>
        <w:tc>
          <w:tcPr>
            <w:tcW w:w="2103" w:type="dxa"/>
          </w:tcPr>
          <w:p w14:paraId="523B1F98" w14:textId="77777777" w:rsidR="005A15F9" w:rsidRDefault="005A15F9" w:rsidP="00170E21">
            <w:r>
              <w:t>Navigation</w:t>
            </w:r>
          </w:p>
          <w:p w14:paraId="4137EE19" w14:textId="77777777" w:rsidR="005A15F9" w:rsidRDefault="005A15F9" w:rsidP="00170E21">
            <w:r>
              <w:t>„Detail“ -&gt; „Übersicht“</w:t>
            </w:r>
          </w:p>
        </w:tc>
        <w:tc>
          <w:tcPr>
            <w:tcW w:w="4317" w:type="dxa"/>
          </w:tcPr>
          <w:p w14:paraId="19B613CB" w14:textId="77777777" w:rsidR="005A15F9" w:rsidRDefault="005A15F9" w:rsidP="00170E21">
            <w:r>
              <w:t>Der Nutzer kann von der Einzelansicht in die Übersicht wechseln</w:t>
            </w:r>
          </w:p>
        </w:tc>
        <w:tc>
          <w:tcPr>
            <w:tcW w:w="1215" w:type="dxa"/>
          </w:tcPr>
          <w:p w14:paraId="79221CFF" w14:textId="77777777" w:rsidR="005A15F9" w:rsidRDefault="005A15F9" w:rsidP="00170E21">
            <w:r>
              <w:t>Ok</w:t>
            </w:r>
          </w:p>
        </w:tc>
        <w:tc>
          <w:tcPr>
            <w:tcW w:w="1234" w:type="dxa"/>
          </w:tcPr>
          <w:p w14:paraId="2CBF6311" w14:textId="77777777" w:rsidR="005A15F9" w:rsidRDefault="005A15F9" w:rsidP="00170E21">
            <w:r>
              <w:t>16.12.2011</w:t>
            </w:r>
          </w:p>
        </w:tc>
      </w:tr>
      <w:tr w:rsidR="005A15F9" w14:paraId="7BCB9421"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0053E01A" w14:textId="77777777" w:rsidR="005A15F9" w:rsidRDefault="005A15F9" w:rsidP="00170E21">
            <w:r>
              <w:t>5</w:t>
            </w:r>
          </w:p>
        </w:tc>
        <w:tc>
          <w:tcPr>
            <w:tcW w:w="2103" w:type="dxa"/>
          </w:tcPr>
          <w:p w14:paraId="2CC8E631" w14:textId="77777777" w:rsidR="005A15F9" w:rsidRDefault="005A15F9" w:rsidP="00170E21">
            <w:r>
              <w:t>Darstellung der verkleinerten PN mit Bild</w:t>
            </w:r>
          </w:p>
        </w:tc>
        <w:tc>
          <w:tcPr>
            <w:tcW w:w="4317" w:type="dxa"/>
          </w:tcPr>
          <w:p w14:paraId="3233A7BE" w14:textId="77777777" w:rsidR="005A15F9" w:rsidRDefault="005A15F9" w:rsidP="00170E21">
            <w:r>
              <w:t>Der Nutzer sieht in der Übersicht zu jeder PN ein kleines Bild.</w:t>
            </w:r>
          </w:p>
        </w:tc>
        <w:tc>
          <w:tcPr>
            <w:tcW w:w="1215" w:type="dxa"/>
          </w:tcPr>
          <w:p w14:paraId="02B6DFE5" w14:textId="77777777" w:rsidR="005A15F9" w:rsidRDefault="005A15F9" w:rsidP="00170E21">
            <w:r>
              <w:t>Ok</w:t>
            </w:r>
          </w:p>
        </w:tc>
        <w:tc>
          <w:tcPr>
            <w:tcW w:w="1234" w:type="dxa"/>
          </w:tcPr>
          <w:p w14:paraId="3CB80CB0" w14:textId="77777777" w:rsidR="005A15F9" w:rsidRDefault="005A15F9" w:rsidP="00170E21">
            <w:r>
              <w:t>16.12.2011</w:t>
            </w:r>
          </w:p>
        </w:tc>
      </w:tr>
      <w:tr w:rsidR="005A15F9" w14:paraId="59B60540"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4BFE9ED0" w14:textId="77777777" w:rsidR="005A15F9" w:rsidRDefault="005A15F9" w:rsidP="00170E21">
            <w:r>
              <w:t>6</w:t>
            </w:r>
          </w:p>
        </w:tc>
        <w:tc>
          <w:tcPr>
            <w:tcW w:w="2103" w:type="dxa"/>
          </w:tcPr>
          <w:p w14:paraId="021F6FE7" w14:textId="77777777" w:rsidR="005A15F9" w:rsidRDefault="005A15F9" w:rsidP="00170E21">
            <w:r w:rsidRPr="00202394">
              <w:t>Navigation "Detailansicht -&gt; Detailansicht"</w:t>
            </w:r>
          </w:p>
        </w:tc>
        <w:tc>
          <w:tcPr>
            <w:tcW w:w="4317" w:type="dxa"/>
          </w:tcPr>
          <w:p w14:paraId="0B149855" w14:textId="77777777" w:rsidR="005A15F9" w:rsidRDefault="005A15F9" w:rsidP="00170E21">
            <w:r>
              <w:t>Der Nutzer kann von einer PN in der Detailansicht zur nächsten wechseln und sich diese ansehen.</w:t>
            </w:r>
          </w:p>
        </w:tc>
        <w:tc>
          <w:tcPr>
            <w:tcW w:w="1215" w:type="dxa"/>
          </w:tcPr>
          <w:p w14:paraId="3024BD30" w14:textId="77777777" w:rsidR="005A15F9" w:rsidRDefault="005A15F9" w:rsidP="00170E21">
            <w:r>
              <w:t>Ok</w:t>
            </w:r>
          </w:p>
        </w:tc>
        <w:tc>
          <w:tcPr>
            <w:tcW w:w="1234" w:type="dxa"/>
          </w:tcPr>
          <w:p w14:paraId="0C7AAFC6" w14:textId="77777777" w:rsidR="005A15F9" w:rsidRDefault="005A15F9" w:rsidP="00170E21">
            <w:r>
              <w:t>16.12.2011</w:t>
            </w:r>
          </w:p>
        </w:tc>
      </w:tr>
      <w:tr w:rsidR="005A15F9" w14:paraId="7B268F8F"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36F440EE" w14:textId="77777777" w:rsidR="005A15F9" w:rsidRDefault="005A15F9" w:rsidP="00170E21">
            <w:r>
              <w:t>7</w:t>
            </w:r>
          </w:p>
        </w:tc>
        <w:tc>
          <w:tcPr>
            <w:tcW w:w="2103" w:type="dxa"/>
          </w:tcPr>
          <w:p w14:paraId="536BAFFE" w14:textId="77777777" w:rsidR="005A15F9" w:rsidRPr="00202394" w:rsidRDefault="005A15F9" w:rsidP="00170E21">
            <w:r w:rsidRPr="000F0FAA">
              <w:t>Tags zu PN angezeigt</w:t>
            </w:r>
          </w:p>
        </w:tc>
        <w:tc>
          <w:tcPr>
            <w:tcW w:w="4317" w:type="dxa"/>
          </w:tcPr>
          <w:p w14:paraId="654B92B1" w14:textId="77777777" w:rsidR="005A15F9" w:rsidRDefault="005A15F9" w:rsidP="00170E21">
            <w:r w:rsidRPr="000F0FAA">
              <w:t>zu einer PN zusätzliche Begriffe anzeigen, damit ich die PN einem bestimmten Gebiet zuordnen kann.</w:t>
            </w:r>
          </w:p>
        </w:tc>
        <w:tc>
          <w:tcPr>
            <w:tcW w:w="1215" w:type="dxa"/>
          </w:tcPr>
          <w:p w14:paraId="1F476DF7" w14:textId="77777777" w:rsidR="005A15F9" w:rsidRDefault="005A15F9" w:rsidP="00170E21">
            <w:r>
              <w:t>Ok</w:t>
            </w:r>
          </w:p>
        </w:tc>
        <w:tc>
          <w:tcPr>
            <w:tcW w:w="1234" w:type="dxa"/>
          </w:tcPr>
          <w:p w14:paraId="12525228" w14:textId="77777777" w:rsidR="005A15F9" w:rsidRDefault="005A15F9" w:rsidP="00170E21">
            <w:r>
              <w:t>16.12.2011</w:t>
            </w:r>
          </w:p>
        </w:tc>
      </w:tr>
      <w:tr w:rsidR="005A15F9" w14:paraId="5BB937C6"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115E68A6" w14:textId="77777777" w:rsidR="005A15F9" w:rsidRDefault="005A15F9" w:rsidP="00170E21">
            <w:r>
              <w:t>8</w:t>
            </w:r>
          </w:p>
        </w:tc>
        <w:tc>
          <w:tcPr>
            <w:tcW w:w="2103" w:type="dxa"/>
          </w:tcPr>
          <w:p w14:paraId="6DE159FB" w14:textId="77777777" w:rsidR="005A15F9" w:rsidRPr="000F0FAA" w:rsidRDefault="005A15F9" w:rsidP="00170E21">
            <w:r w:rsidRPr="000F0FAA">
              <w:t>Tags aggregiert</w:t>
            </w:r>
          </w:p>
        </w:tc>
        <w:tc>
          <w:tcPr>
            <w:tcW w:w="4317" w:type="dxa"/>
          </w:tcPr>
          <w:p w14:paraId="7945DC6E" w14:textId="77777777" w:rsidR="005A15F9" w:rsidRPr="000F0FAA" w:rsidRDefault="005A15F9" w:rsidP="00170E21">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14:paraId="082657AF" w14:textId="77777777" w:rsidR="005A15F9" w:rsidRDefault="005A15F9" w:rsidP="00170E21">
            <w:r>
              <w:t>Ok</w:t>
            </w:r>
          </w:p>
        </w:tc>
        <w:tc>
          <w:tcPr>
            <w:tcW w:w="1234" w:type="dxa"/>
          </w:tcPr>
          <w:p w14:paraId="41FE8175" w14:textId="77777777" w:rsidR="005A15F9" w:rsidRDefault="005A15F9" w:rsidP="00170E21">
            <w:r>
              <w:t>16.12.2011</w:t>
            </w:r>
          </w:p>
        </w:tc>
      </w:tr>
      <w:tr w:rsidR="005A15F9" w14:paraId="1DE9E83E"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6B9D91B3" w14:textId="77777777" w:rsidR="005A15F9" w:rsidRDefault="005A15F9" w:rsidP="00170E21">
            <w:r>
              <w:lastRenderedPageBreak/>
              <w:t>9</w:t>
            </w:r>
          </w:p>
        </w:tc>
        <w:tc>
          <w:tcPr>
            <w:tcW w:w="2103" w:type="dxa"/>
          </w:tcPr>
          <w:p w14:paraId="16EB7A03" w14:textId="77777777" w:rsidR="005A15F9" w:rsidRPr="000F0FAA" w:rsidRDefault="005A15F9" w:rsidP="00170E21">
            <w:r w:rsidRPr="000F0FAA">
              <w:t>Aggregierte Tags anpassbar</w:t>
            </w:r>
          </w:p>
        </w:tc>
        <w:tc>
          <w:tcPr>
            <w:tcW w:w="4317" w:type="dxa"/>
          </w:tcPr>
          <w:p w14:paraId="62B493D6" w14:textId="77777777"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14:paraId="44987546" w14:textId="77777777" w:rsidR="005A15F9" w:rsidRDefault="005A15F9" w:rsidP="00170E21">
            <w:r>
              <w:t>Ok</w:t>
            </w:r>
          </w:p>
        </w:tc>
        <w:tc>
          <w:tcPr>
            <w:tcW w:w="1234" w:type="dxa"/>
          </w:tcPr>
          <w:p w14:paraId="27D7D3ED" w14:textId="77777777" w:rsidR="005A15F9" w:rsidRDefault="005A15F9" w:rsidP="00170E21">
            <w:r>
              <w:t>16.12.2011</w:t>
            </w:r>
          </w:p>
        </w:tc>
      </w:tr>
      <w:tr w:rsidR="005A15F9" w14:paraId="569B726A"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317F4E64" w14:textId="77777777" w:rsidR="005A15F9" w:rsidRDefault="005A15F9" w:rsidP="00170E21">
            <w:r>
              <w:t>10</w:t>
            </w:r>
          </w:p>
        </w:tc>
        <w:tc>
          <w:tcPr>
            <w:tcW w:w="2103" w:type="dxa"/>
          </w:tcPr>
          <w:p w14:paraId="7BEF312F" w14:textId="77777777" w:rsidR="005A15F9" w:rsidRPr="000F0FAA" w:rsidRDefault="005A15F9" w:rsidP="00170E21">
            <w:r w:rsidRPr="000F0FAA">
              <w:t>Filter in Übersicht setzen</w:t>
            </w:r>
          </w:p>
        </w:tc>
        <w:tc>
          <w:tcPr>
            <w:tcW w:w="4317" w:type="dxa"/>
          </w:tcPr>
          <w:p w14:paraId="223ED6A1" w14:textId="77777777" w:rsidR="005A15F9" w:rsidRPr="000F0FAA" w:rsidRDefault="005A15F9" w:rsidP="00170E21">
            <w:r w:rsidRPr="000F0FAA">
              <w:t>einen Filter in der Übersicht setzen, damit die angezeigten PN eingeschränkt werden.</w:t>
            </w:r>
          </w:p>
        </w:tc>
        <w:tc>
          <w:tcPr>
            <w:tcW w:w="1215" w:type="dxa"/>
          </w:tcPr>
          <w:p w14:paraId="5FBCB062" w14:textId="77777777" w:rsidR="005A15F9" w:rsidRDefault="005A15F9" w:rsidP="00170E21">
            <w:r>
              <w:t>Ok</w:t>
            </w:r>
          </w:p>
        </w:tc>
        <w:tc>
          <w:tcPr>
            <w:tcW w:w="1234" w:type="dxa"/>
          </w:tcPr>
          <w:p w14:paraId="64C78DE5" w14:textId="77777777" w:rsidR="005A15F9" w:rsidRDefault="005A15F9" w:rsidP="00170E21">
            <w:r>
              <w:t>16.12.2011</w:t>
            </w:r>
          </w:p>
        </w:tc>
      </w:tr>
      <w:tr w:rsidR="005A15F9" w14:paraId="09FE6AB0"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24813FC0" w14:textId="77777777" w:rsidR="005A15F9" w:rsidRDefault="005A15F9" w:rsidP="00170E21">
            <w:r>
              <w:t>11</w:t>
            </w:r>
          </w:p>
        </w:tc>
        <w:tc>
          <w:tcPr>
            <w:tcW w:w="2103" w:type="dxa"/>
          </w:tcPr>
          <w:p w14:paraId="0D776A2A" w14:textId="77777777" w:rsidR="005A15F9" w:rsidRPr="000F0FAA" w:rsidRDefault="005A15F9" w:rsidP="00170E21">
            <w:r w:rsidRPr="000F0FAA">
              <w:t>Filterkriterium auswählen</w:t>
            </w:r>
          </w:p>
        </w:tc>
        <w:tc>
          <w:tcPr>
            <w:tcW w:w="4317" w:type="dxa"/>
          </w:tcPr>
          <w:p w14:paraId="393096B0" w14:textId="77777777"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14:paraId="1811B814" w14:textId="77777777" w:rsidR="005A15F9" w:rsidRDefault="005A15F9" w:rsidP="00170E21">
            <w:r>
              <w:t>Ok</w:t>
            </w:r>
          </w:p>
        </w:tc>
        <w:tc>
          <w:tcPr>
            <w:tcW w:w="1234" w:type="dxa"/>
          </w:tcPr>
          <w:p w14:paraId="7ACF9E72" w14:textId="77777777" w:rsidR="005A15F9" w:rsidRDefault="005A15F9" w:rsidP="00170E21">
            <w:r>
              <w:t>16.12.2011</w:t>
            </w:r>
          </w:p>
        </w:tc>
      </w:tr>
      <w:tr w:rsidR="005A15F9" w14:paraId="4B6A23CC"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004F8B61" w14:textId="77777777" w:rsidR="005A15F9" w:rsidRDefault="005A15F9" w:rsidP="00170E21">
            <w:r>
              <w:t>12</w:t>
            </w:r>
          </w:p>
        </w:tc>
        <w:tc>
          <w:tcPr>
            <w:tcW w:w="2103" w:type="dxa"/>
          </w:tcPr>
          <w:p w14:paraId="06A2A683" w14:textId="77777777" w:rsidR="005A15F9" w:rsidRPr="000F0FAA" w:rsidRDefault="005A15F9" w:rsidP="00170E21">
            <w:r w:rsidRPr="000F0FAA">
              <w:t>Filter in Übersicht entfernen</w:t>
            </w:r>
          </w:p>
        </w:tc>
        <w:tc>
          <w:tcPr>
            <w:tcW w:w="4317" w:type="dxa"/>
          </w:tcPr>
          <w:p w14:paraId="28DAB1C1" w14:textId="77777777" w:rsidR="005A15F9" w:rsidRPr="000F0FAA" w:rsidRDefault="005A15F9" w:rsidP="00170E21">
            <w:r w:rsidRPr="000F0FAA">
              <w:t>einen Filter in der Übersicht entfernen, damit mir mehr PN angezeigt werden.</w:t>
            </w:r>
          </w:p>
        </w:tc>
        <w:tc>
          <w:tcPr>
            <w:tcW w:w="1215" w:type="dxa"/>
          </w:tcPr>
          <w:p w14:paraId="68E209DF" w14:textId="77777777" w:rsidR="005A15F9" w:rsidRDefault="005A15F9" w:rsidP="00170E21">
            <w:r>
              <w:t>Ok</w:t>
            </w:r>
          </w:p>
        </w:tc>
        <w:tc>
          <w:tcPr>
            <w:tcW w:w="1234" w:type="dxa"/>
          </w:tcPr>
          <w:p w14:paraId="42A191FB" w14:textId="77777777" w:rsidR="005A15F9" w:rsidRDefault="005A15F9" w:rsidP="00170E21">
            <w:r>
              <w:t>16.12.2011</w:t>
            </w:r>
          </w:p>
        </w:tc>
      </w:tr>
      <w:tr w:rsidR="005A15F9" w14:paraId="54552C5E"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41EC2C3D" w14:textId="77777777" w:rsidR="005A15F9" w:rsidRDefault="005A15F9" w:rsidP="00170E21">
            <w:r>
              <w:t>13</w:t>
            </w:r>
          </w:p>
        </w:tc>
        <w:tc>
          <w:tcPr>
            <w:tcW w:w="2103" w:type="dxa"/>
          </w:tcPr>
          <w:p w14:paraId="1C6A05EA" w14:textId="77777777" w:rsidR="005A15F9" w:rsidRPr="000F0FAA" w:rsidRDefault="005A15F9" w:rsidP="00170E21">
            <w:r w:rsidRPr="000F0FAA">
              <w:t>Filter in Detailansicht entfernen</w:t>
            </w:r>
          </w:p>
        </w:tc>
        <w:tc>
          <w:tcPr>
            <w:tcW w:w="4317" w:type="dxa"/>
          </w:tcPr>
          <w:p w14:paraId="2A71AF1C" w14:textId="77777777" w:rsidR="005A15F9" w:rsidRPr="000F0FAA" w:rsidRDefault="005A15F9" w:rsidP="00170E21">
            <w:r w:rsidRPr="000F0FAA">
              <w:t>einen Filter in der Detailansicht entfernen, damit ich dazu nicht zuerst zur Übersicht wechseln muss.</w:t>
            </w:r>
          </w:p>
        </w:tc>
        <w:tc>
          <w:tcPr>
            <w:tcW w:w="1215" w:type="dxa"/>
          </w:tcPr>
          <w:p w14:paraId="66579B7D" w14:textId="77777777" w:rsidR="005A15F9" w:rsidRDefault="005A15F9" w:rsidP="00170E21">
            <w:r>
              <w:t>Ok</w:t>
            </w:r>
          </w:p>
        </w:tc>
        <w:tc>
          <w:tcPr>
            <w:tcW w:w="1234" w:type="dxa"/>
          </w:tcPr>
          <w:p w14:paraId="49F4EDD7" w14:textId="77777777" w:rsidR="005A15F9" w:rsidRDefault="005A15F9" w:rsidP="00170E21">
            <w:r>
              <w:t>16.12.2011</w:t>
            </w:r>
          </w:p>
        </w:tc>
      </w:tr>
      <w:tr w:rsidR="005A15F9" w14:paraId="654D2846"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6293F520" w14:textId="77777777" w:rsidR="005A15F9" w:rsidRDefault="005A15F9" w:rsidP="00170E21">
            <w:r>
              <w:t>14</w:t>
            </w:r>
          </w:p>
        </w:tc>
        <w:tc>
          <w:tcPr>
            <w:tcW w:w="2103" w:type="dxa"/>
          </w:tcPr>
          <w:p w14:paraId="612FCACD" w14:textId="77777777" w:rsidR="005A15F9" w:rsidRPr="000F0FAA" w:rsidRDefault="005A15F9" w:rsidP="00170E21">
            <w:r w:rsidRPr="00CD60B5">
              <w:t>Filter in Detailansicht setzen</w:t>
            </w:r>
          </w:p>
        </w:tc>
        <w:tc>
          <w:tcPr>
            <w:tcW w:w="4317" w:type="dxa"/>
          </w:tcPr>
          <w:p w14:paraId="0184162F" w14:textId="77777777" w:rsidR="005A15F9" w:rsidRPr="000F0FAA" w:rsidRDefault="005A15F9" w:rsidP="00170E21">
            <w:r w:rsidRPr="00CD60B5">
              <w:t>einen Filter in der Detailansicht setzen, damit ich dazu nicht zuerst zur Übersicht wechseln muss.</w:t>
            </w:r>
          </w:p>
        </w:tc>
        <w:tc>
          <w:tcPr>
            <w:tcW w:w="1215" w:type="dxa"/>
          </w:tcPr>
          <w:p w14:paraId="4353B847" w14:textId="77777777" w:rsidR="005A15F9" w:rsidRDefault="005A15F9" w:rsidP="00170E21">
            <w:r>
              <w:t>Ok</w:t>
            </w:r>
          </w:p>
        </w:tc>
        <w:tc>
          <w:tcPr>
            <w:tcW w:w="1234" w:type="dxa"/>
          </w:tcPr>
          <w:p w14:paraId="7DD16644" w14:textId="77777777" w:rsidR="005A15F9" w:rsidRDefault="005A15F9" w:rsidP="00170E21">
            <w:r>
              <w:t>16.12.2011</w:t>
            </w:r>
          </w:p>
        </w:tc>
      </w:tr>
      <w:tr w:rsidR="005A15F9" w14:paraId="77F400E7"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5C0F0315" w14:textId="77777777" w:rsidR="005A15F9" w:rsidRDefault="005A15F9" w:rsidP="00170E21">
            <w:r>
              <w:t>15</w:t>
            </w:r>
          </w:p>
        </w:tc>
        <w:tc>
          <w:tcPr>
            <w:tcW w:w="2103" w:type="dxa"/>
          </w:tcPr>
          <w:p w14:paraId="46F62DEC" w14:textId="77777777" w:rsidR="005A15F9" w:rsidRPr="00CD60B5" w:rsidRDefault="005A15F9" w:rsidP="00170E21">
            <w:r w:rsidRPr="00CD60B5">
              <w:t>Filtern nach mehreren Kriterien</w:t>
            </w:r>
          </w:p>
        </w:tc>
        <w:tc>
          <w:tcPr>
            <w:tcW w:w="4317" w:type="dxa"/>
          </w:tcPr>
          <w:p w14:paraId="6D4C82C9" w14:textId="77777777" w:rsidR="005A15F9" w:rsidRPr="00CD60B5" w:rsidRDefault="005A15F9" w:rsidP="00170E21">
            <w:r w:rsidRPr="00CD60B5">
              <w:t>nach mehreren bestimmten Kriterien filtern, um eine begrenzte Auswahl zu erhalten.</w:t>
            </w:r>
          </w:p>
        </w:tc>
        <w:tc>
          <w:tcPr>
            <w:tcW w:w="1215" w:type="dxa"/>
          </w:tcPr>
          <w:p w14:paraId="2B4240DF" w14:textId="77777777" w:rsidR="005A15F9" w:rsidRDefault="005A15F9" w:rsidP="00170E21">
            <w:r>
              <w:t>Ok</w:t>
            </w:r>
          </w:p>
        </w:tc>
        <w:tc>
          <w:tcPr>
            <w:tcW w:w="1234" w:type="dxa"/>
          </w:tcPr>
          <w:p w14:paraId="27BF7B90" w14:textId="77777777" w:rsidR="005A15F9" w:rsidRDefault="005A15F9" w:rsidP="00170E21">
            <w:r>
              <w:t>16.12.2011</w:t>
            </w:r>
          </w:p>
        </w:tc>
      </w:tr>
      <w:tr w:rsidR="005A15F9" w14:paraId="38AE6E32"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66D38398" w14:textId="77777777" w:rsidR="005A15F9" w:rsidRDefault="005A15F9" w:rsidP="00170E21">
            <w:r>
              <w:t>16</w:t>
            </w:r>
          </w:p>
        </w:tc>
        <w:tc>
          <w:tcPr>
            <w:tcW w:w="2103" w:type="dxa"/>
          </w:tcPr>
          <w:p w14:paraId="5B6C4ACA" w14:textId="77777777" w:rsidR="005A15F9" w:rsidRPr="00CD60B5" w:rsidRDefault="005A15F9" w:rsidP="00170E21">
            <w:r w:rsidRPr="00CD60B5">
              <w:t>Animierte Navigation “Detail -&gt; Übersicht”</w:t>
            </w:r>
          </w:p>
        </w:tc>
        <w:tc>
          <w:tcPr>
            <w:tcW w:w="4317" w:type="dxa"/>
          </w:tcPr>
          <w:p w14:paraId="647E08CA" w14:textId="77777777" w:rsidR="005A15F9" w:rsidRPr="00CD60B5" w:rsidRDefault="005A15F9" w:rsidP="00170E21">
            <w:proofErr w:type="gramStart"/>
            <w:r w:rsidRPr="00CD60B5">
              <w:t>in der Detailansicht erkennen können (z.B. durch Animation), damit ich den Weg von der Detailansicht zur Übersicht finde.</w:t>
            </w:r>
            <w:proofErr w:type="gramEnd"/>
          </w:p>
        </w:tc>
        <w:tc>
          <w:tcPr>
            <w:tcW w:w="1215" w:type="dxa"/>
          </w:tcPr>
          <w:p w14:paraId="52240C51" w14:textId="77777777" w:rsidR="005A15F9" w:rsidRDefault="005A15F9" w:rsidP="00170E21">
            <w:r>
              <w:t>Ok</w:t>
            </w:r>
          </w:p>
        </w:tc>
        <w:tc>
          <w:tcPr>
            <w:tcW w:w="1234" w:type="dxa"/>
          </w:tcPr>
          <w:p w14:paraId="4BF95E96" w14:textId="77777777" w:rsidR="005A15F9" w:rsidRDefault="005A15F9" w:rsidP="00170E21">
            <w:r>
              <w:t>16.12.2011</w:t>
            </w:r>
          </w:p>
        </w:tc>
      </w:tr>
      <w:tr w:rsidR="005A15F9" w14:paraId="5F4C5165"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16C63581" w14:textId="77777777" w:rsidR="005A15F9" w:rsidRDefault="005A15F9" w:rsidP="00170E21">
            <w:r>
              <w:t>17</w:t>
            </w:r>
          </w:p>
        </w:tc>
        <w:tc>
          <w:tcPr>
            <w:tcW w:w="2103" w:type="dxa"/>
          </w:tcPr>
          <w:p w14:paraId="4CFF5853" w14:textId="77777777" w:rsidR="005A15F9" w:rsidRPr="00CD60B5" w:rsidRDefault="005A15F9" w:rsidP="00170E21">
            <w:proofErr w:type="spellStart"/>
            <w:r w:rsidRPr="00CD60B5">
              <w:t>Scrollerkennung</w:t>
            </w:r>
            <w:proofErr w:type="spellEnd"/>
            <w:r w:rsidRPr="00CD60B5">
              <w:t xml:space="preserve"> in Übersicht dargestellt</w:t>
            </w:r>
          </w:p>
        </w:tc>
        <w:tc>
          <w:tcPr>
            <w:tcW w:w="4317" w:type="dxa"/>
          </w:tcPr>
          <w:p w14:paraId="7AEC4669" w14:textId="77777777" w:rsidR="005A15F9" w:rsidRPr="00CD60B5" w:rsidRDefault="005A15F9" w:rsidP="00170E21">
            <w:r w:rsidRPr="00CD60B5">
              <w:t>an der Darstellung der Liste erkennen können, dass durch die PN gescrollt werden kann.</w:t>
            </w:r>
          </w:p>
        </w:tc>
        <w:tc>
          <w:tcPr>
            <w:tcW w:w="1215" w:type="dxa"/>
          </w:tcPr>
          <w:p w14:paraId="55561750" w14:textId="77777777" w:rsidR="005A15F9" w:rsidRDefault="005A15F9" w:rsidP="00170E21">
            <w:r>
              <w:t>Ok</w:t>
            </w:r>
          </w:p>
        </w:tc>
        <w:tc>
          <w:tcPr>
            <w:tcW w:w="1234" w:type="dxa"/>
          </w:tcPr>
          <w:p w14:paraId="62C94AED" w14:textId="77777777" w:rsidR="005A15F9" w:rsidRDefault="005A15F9" w:rsidP="00170E21">
            <w:r>
              <w:t>16.12.2011</w:t>
            </w:r>
          </w:p>
        </w:tc>
      </w:tr>
      <w:tr w:rsidR="005A15F9" w14:paraId="6BCB2AAB"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0DDB6DBB" w14:textId="77777777" w:rsidR="005A15F9" w:rsidRDefault="005A15F9" w:rsidP="00170E21">
            <w:r>
              <w:t>18</w:t>
            </w:r>
          </w:p>
        </w:tc>
        <w:tc>
          <w:tcPr>
            <w:tcW w:w="2103" w:type="dxa"/>
          </w:tcPr>
          <w:p w14:paraId="360D50D6" w14:textId="77777777" w:rsidR="005A15F9" w:rsidRPr="00CD60B5" w:rsidRDefault="005A15F9" w:rsidP="00170E21">
            <w:r w:rsidRPr="00CD60B5">
              <w:t>Schöne Darstellung der Tags</w:t>
            </w:r>
          </w:p>
        </w:tc>
        <w:tc>
          <w:tcPr>
            <w:tcW w:w="4317" w:type="dxa"/>
          </w:tcPr>
          <w:p w14:paraId="37E2FA88" w14:textId="77777777" w:rsidR="005A15F9" w:rsidRPr="00CD60B5" w:rsidRDefault="005A15F9" w:rsidP="00170E21">
            <w:r w:rsidRPr="00CD60B5">
              <w:t>die zu einer PN zugehörigen Begriffe schön darstellen, damit mir die Applikation besser gefällt und die Bedienung mehr Spass macht.</w:t>
            </w:r>
          </w:p>
        </w:tc>
        <w:tc>
          <w:tcPr>
            <w:tcW w:w="1215" w:type="dxa"/>
          </w:tcPr>
          <w:p w14:paraId="19B2169D" w14:textId="77777777" w:rsidR="005A15F9" w:rsidRDefault="005A15F9" w:rsidP="00170E21">
            <w:r>
              <w:t>Ok</w:t>
            </w:r>
          </w:p>
        </w:tc>
        <w:tc>
          <w:tcPr>
            <w:tcW w:w="1234" w:type="dxa"/>
          </w:tcPr>
          <w:p w14:paraId="601A4B64" w14:textId="77777777" w:rsidR="005A15F9" w:rsidRDefault="005A15F9" w:rsidP="00170E21">
            <w:r>
              <w:t>16.12.2011</w:t>
            </w:r>
          </w:p>
        </w:tc>
      </w:tr>
      <w:tr w:rsidR="005A15F9" w14:paraId="7D629D6B"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6C30DF2D" w14:textId="77777777" w:rsidR="005A15F9" w:rsidRDefault="005A15F9" w:rsidP="00170E21">
            <w:r>
              <w:t>19</w:t>
            </w:r>
          </w:p>
        </w:tc>
        <w:tc>
          <w:tcPr>
            <w:tcW w:w="2103" w:type="dxa"/>
          </w:tcPr>
          <w:p w14:paraId="29EEA155" w14:textId="77777777" w:rsidR="005A15F9" w:rsidRPr="00CD60B5" w:rsidRDefault="005A15F9" w:rsidP="00170E21">
            <w:r w:rsidRPr="00CD60B5">
              <w:t>Schöne Darstellung des Filters</w:t>
            </w:r>
          </w:p>
        </w:tc>
        <w:tc>
          <w:tcPr>
            <w:tcW w:w="4317" w:type="dxa"/>
          </w:tcPr>
          <w:p w14:paraId="42B00794" w14:textId="77777777" w:rsidR="005A15F9" w:rsidRPr="00CD60B5" w:rsidRDefault="005A15F9" w:rsidP="00170E21">
            <w:r w:rsidRPr="00CD60B5">
              <w:t>den Filter schön darstellen, damit mir die Applikation besser gefällt und die Bedienung mehr Spass macht.</w:t>
            </w:r>
          </w:p>
        </w:tc>
        <w:tc>
          <w:tcPr>
            <w:tcW w:w="1215" w:type="dxa"/>
          </w:tcPr>
          <w:p w14:paraId="761FA077" w14:textId="77777777" w:rsidR="005A15F9" w:rsidRDefault="005A15F9" w:rsidP="00170E21">
            <w:r>
              <w:t>Ok</w:t>
            </w:r>
          </w:p>
        </w:tc>
        <w:tc>
          <w:tcPr>
            <w:tcW w:w="1234" w:type="dxa"/>
          </w:tcPr>
          <w:p w14:paraId="365BDE0E" w14:textId="77777777" w:rsidR="005A15F9" w:rsidRDefault="005A15F9" w:rsidP="00170E21">
            <w:r>
              <w:t>16.12.2011</w:t>
            </w:r>
          </w:p>
        </w:tc>
      </w:tr>
      <w:tr w:rsidR="005A15F9" w14:paraId="3BF43F65"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4B3E0602" w14:textId="77777777" w:rsidR="005A15F9" w:rsidRDefault="005A15F9" w:rsidP="00170E21">
            <w:r>
              <w:t>20</w:t>
            </w:r>
          </w:p>
        </w:tc>
        <w:tc>
          <w:tcPr>
            <w:tcW w:w="2103" w:type="dxa"/>
          </w:tcPr>
          <w:p w14:paraId="2579698C" w14:textId="77777777" w:rsidR="005A15F9" w:rsidRPr="00CD60B5" w:rsidRDefault="005A15F9" w:rsidP="00170E21">
            <w:r w:rsidRPr="00CD60B5">
              <w:t>Animation für Navigation "Detailansicht -&gt; Detailansicht"</w:t>
            </w:r>
          </w:p>
        </w:tc>
        <w:tc>
          <w:tcPr>
            <w:tcW w:w="4317" w:type="dxa"/>
          </w:tcPr>
          <w:p w14:paraId="3DD2EC23" w14:textId="77777777" w:rsidR="005A15F9" w:rsidRPr="00CD60B5" w:rsidRDefault="005A15F9" w:rsidP="00170E21">
            <w:r w:rsidRPr="00CD60B5">
              <w:t>eine Animation sehen, wenn ich durch die PNs navigiere, damit es für mich besser ersichtlich ist, dass die Project Note gewechselt hat.</w:t>
            </w:r>
          </w:p>
        </w:tc>
        <w:tc>
          <w:tcPr>
            <w:tcW w:w="1215" w:type="dxa"/>
          </w:tcPr>
          <w:p w14:paraId="5FB9D11B" w14:textId="77777777" w:rsidR="005A15F9" w:rsidRDefault="005A15F9" w:rsidP="00170E21">
            <w:r>
              <w:t>Ok</w:t>
            </w:r>
          </w:p>
        </w:tc>
        <w:tc>
          <w:tcPr>
            <w:tcW w:w="1234" w:type="dxa"/>
          </w:tcPr>
          <w:p w14:paraId="7697E334" w14:textId="77777777" w:rsidR="005A15F9" w:rsidRDefault="005A15F9" w:rsidP="00170E21">
            <w:r>
              <w:t>16.12.2011</w:t>
            </w:r>
          </w:p>
        </w:tc>
      </w:tr>
      <w:tr w:rsidR="005A15F9" w14:paraId="6C543A02"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2430E920" w14:textId="77777777" w:rsidR="005A15F9" w:rsidRDefault="005A15F9" w:rsidP="00170E21">
            <w:r>
              <w:t>21</w:t>
            </w:r>
          </w:p>
        </w:tc>
        <w:tc>
          <w:tcPr>
            <w:tcW w:w="2103" w:type="dxa"/>
          </w:tcPr>
          <w:p w14:paraId="036C2587" w14:textId="77777777" w:rsidR="005A15F9" w:rsidRPr="00CD60B5" w:rsidRDefault="005A15F9" w:rsidP="00170E21">
            <w:r w:rsidRPr="00CD60B5">
              <w:t>Lesemodus PN anzeigen</w:t>
            </w:r>
          </w:p>
        </w:tc>
        <w:tc>
          <w:tcPr>
            <w:tcW w:w="4317" w:type="dxa"/>
          </w:tcPr>
          <w:p w14:paraId="66E868A8" w14:textId="77777777" w:rsidR="005A15F9" w:rsidRPr="00CD60B5" w:rsidRDefault="005A15F9" w:rsidP="00170E21">
            <w:r w:rsidRPr="00CD60B5">
              <w:t>eine PN vergrössern können und einen abgedunkelten Hintergrund sehen, damit ich sie besser lesen kann.</w:t>
            </w:r>
          </w:p>
        </w:tc>
        <w:tc>
          <w:tcPr>
            <w:tcW w:w="1215" w:type="dxa"/>
          </w:tcPr>
          <w:p w14:paraId="7D03F335" w14:textId="77777777" w:rsidR="005A15F9" w:rsidRDefault="005A15F9" w:rsidP="00170E21">
            <w:r>
              <w:t>Ok</w:t>
            </w:r>
          </w:p>
        </w:tc>
        <w:tc>
          <w:tcPr>
            <w:tcW w:w="1234" w:type="dxa"/>
          </w:tcPr>
          <w:p w14:paraId="1B9633F7" w14:textId="77777777" w:rsidR="005A15F9" w:rsidRDefault="005A15F9" w:rsidP="00170E21">
            <w:r>
              <w:t>16.12.2011</w:t>
            </w:r>
          </w:p>
        </w:tc>
      </w:tr>
      <w:tr w:rsidR="005A15F9" w14:paraId="642521B6"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7642502A" w14:textId="77777777" w:rsidR="005A15F9" w:rsidRDefault="005A15F9" w:rsidP="00170E21">
            <w:r>
              <w:t>22</w:t>
            </w:r>
          </w:p>
        </w:tc>
        <w:tc>
          <w:tcPr>
            <w:tcW w:w="2103" w:type="dxa"/>
          </w:tcPr>
          <w:p w14:paraId="690A5BC2" w14:textId="77777777" w:rsidR="005A15F9" w:rsidRPr="00CD60B5" w:rsidRDefault="005A15F9" w:rsidP="00170E21">
            <w:proofErr w:type="spellStart"/>
            <w:r>
              <w:t>Easteregg</w:t>
            </w:r>
            <w:proofErr w:type="spellEnd"/>
            <w:r>
              <w:t xml:space="preserve"> / Info View</w:t>
            </w:r>
          </w:p>
        </w:tc>
        <w:tc>
          <w:tcPr>
            <w:tcW w:w="4317" w:type="dxa"/>
          </w:tcPr>
          <w:p w14:paraId="4D6F0F19" w14:textId="77777777" w:rsidR="005A15F9" w:rsidRPr="00CD60B5" w:rsidRDefault="005A15F9" w:rsidP="00170E21">
            <w:r>
              <w:t>die Info View öffnen und schliessen, damit ich sehen kann, wie die Applikation entstanden ist und wer sie implementiert hat.</w:t>
            </w:r>
          </w:p>
        </w:tc>
        <w:tc>
          <w:tcPr>
            <w:tcW w:w="1215" w:type="dxa"/>
          </w:tcPr>
          <w:p w14:paraId="38A301F5" w14:textId="77777777" w:rsidR="005A15F9" w:rsidRDefault="005A15F9" w:rsidP="00170E21">
            <w:r>
              <w:t>Ok</w:t>
            </w:r>
          </w:p>
        </w:tc>
        <w:tc>
          <w:tcPr>
            <w:tcW w:w="1234" w:type="dxa"/>
          </w:tcPr>
          <w:p w14:paraId="608EDF9B" w14:textId="77777777" w:rsidR="005A15F9" w:rsidRDefault="005A15F9" w:rsidP="00170E21">
            <w:r>
              <w:t>16.12.2011</w:t>
            </w:r>
          </w:p>
        </w:tc>
      </w:tr>
      <w:tr w:rsidR="005A15F9" w14:paraId="360B60F5" w14:textId="77777777" w:rsidTr="00170E21">
        <w:trPr>
          <w:cnfStyle w:val="000000100000" w:firstRow="0" w:lastRow="0" w:firstColumn="0" w:lastColumn="0" w:oddVBand="0" w:evenVBand="0" w:oddHBand="1" w:evenHBand="0" w:firstRowFirstColumn="0" w:firstRowLastColumn="0" w:lastRowFirstColumn="0" w:lastRowLastColumn="0"/>
        </w:trPr>
        <w:tc>
          <w:tcPr>
            <w:tcW w:w="419" w:type="dxa"/>
          </w:tcPr>
          <w:p w14:paraId="7F8B2C3D" w14:textId="77777777" w:rsidR="005A15F9" w:rsidRDefault="005A15F9" w:rsidP="00170E21">
            <w:r>
              <w:t>23</w:t>
            </w:r>
          </w:p>
        </w:tc>
        <w:tc>
          <w:tcPr>
            <w:tcW w:w="2103" w:type="dxa"/>
          </w:tcPr>
          <w:p w14:paraId="192D1A4C" w14:textId="77777777" w:rsidR="005A15F9" w:rsidRDefault="005A15F9" w:rsidP="00170E21">
            <w:r w:rsidRPr="00A70048">
              <w:t>Anzahl PN bei Übersicht angezeigt</w:t>
            </w:r>
          </w:p>
        </w:tc>
        <w:tc>
          <w:tcPr>
            <w:tcW w:w="4317" w:type="dxa"/>
          </w:tcPr>
          <w:p w14:paraId="72568C14" w14:textId="77777777" w:rsidR="005A15F9" w:rsidRDefault="005A15F9" w:rsidP="00170E21">
            <w:r w:rsidRPr="00A70048">
              <w:t>die Anzahl PN in der Übersicht sehen, damit ich weiss, wie gross die Liste ist.</w:t>
            </w:r>
          </w:p>
        </w:tc>
        <w:tc>
          <w:tcPr>
            <w:tcW w:w="1215" w:type="dxa"/>
          </w:tcPr>
          <w:p w14:paraId="7D48DD7D" w14:textId="77777777" w:rsidR="005A15F9" w:rsidRDefault="005A15F9" w:rsidP="00170E21">
            <w:r>
              <w:t>Ok</w:t>
            </w:r>
          </w:p>
        </w:tc>
        <w:tc>
          <w:tcPr>
            <w:tcW w:w="1234" w:type="dxa"/>
          </w:tcPr>
          <w:p w14:paraId="6F65F8EC" w14:textId="77777777" w:rsidR="005A15F9" w:rsidRDefault="005A15F9" w:rsidP="00170E21">
            <w:r>
              <w:t>16.12.2011</w:t>
            </w:r>
          </w:p>
        </w:tc>
      </w:tr>
      <w:tr w:rsidR="005A15F9" w14:paraId="78C144BE" w14:textId="77777777" w:rsidTr="00170E21">
        <w:trPr>
          <w:cnfStyle w:val="000000010000" w:firstRow="0" w:lastRow="0" w:firstColumn="0" w:lastColumn="0" w:oddVBand="0" w:evenVBand="0" w:oddHBand="0" w:evenHBand="1" w:firstRowFirstColumn="0" w:firstRowLastColumn="0" w:lastRowFirstColumn="0" w:lastRowLastColumn="0"/>
        </w:trPr>
        <w:tc>
          <w:tcPr>
            <w:tcW w:w="419" w:type="dxa"/>
          </w:tcPr>
          <w:p w14:paraId="6D936E25" w14:textId="77777777" w:rsidR="005A15F9" w:rsidRDefault="005A15F9" w:rsidP="00170E21">
            <w:r>
              <w:t>24</w:t>
            </w:r>
          </w:p>
        </w:tc>
        <w:tc>
          <w:tcPr>
            <w:tcW w:w="2103" w:type="dxa"/>
          </w:tcPr>
          <w:p w14:paraId="4BF564CC" w14:textId="77777777" w:rsidR="005A15F9" w:rsidRPr="00A70048" w:rsidRDefault="005A15F9" w:rsidP="00170E21">
            <w:r w:rsidRPr="00A70048">
              <w:t>Animation Filter -&gt; Übersicht</w:t>
            </w:r>
          </w:p>
        </w:tc>
        <w:tc>
          <w:tcPr>
            <w:tcW w:w="4317" w:type="dxa"/>
          </w:tcPr>
          <w:p w14:paraId="2028BA8E" w14:textId="77777777" w:rsidR="005A15F9" w:rsidRPr="00A70048" w:rsidRDefault="005A15F9" w:rsidP="00170E21">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14:paraId="5589A842" w14:textId="77777777" w:rsidR="005A15F9" w:rsidRDefault="005A15F9" w:rsidP="00170E21">
            <w:r>
              <w:t>Ok</w:t>
            </w:r>
          </w:p>
        </w:tc>
        <w:tc>
          <w:tcPr>
            <w:tcW w:w="1234" w:type="dxa"/>
          </w:tcPr>
          <w:p w14:paraId="1D08E18B" w14:textId="77777777" w:rsidR="005A15F9" w:rsidRDefault="005A15F9" w:rsidP="00170E21">
            <w:r>
              <w:t>16.12.2011</w:t>
            </w:r>
          </w:p>
        </w:tc>
      </w:tr>
    </w:tbl>
    <w:p w14:paraId="29773685" w14:textId="77777777" w:rsidR="005A15F9" w:rsidRDefault="005A15F9" w:rsidP="005A15F9"/>
    <w:p w14:paraId="5D734BC7" w14:textId="77777777" w:rsidR="005A15F9" w:rsidRDefault="005A15F9" w:rsidP="00334E26"/>
    <w:p w14:paraId="2B2F0BBA" w14:textId="77777777" w:rsidR="005D6A88" w:rsidRDefault="005D6A88">
      <w:r>
        <w:br w:type="page"/>
      </w:r>
    </w:p>
    <w:p w14:paraId="46E1B0C4" w14:textId="77777777" w:rsidR="007C7E48" w:rsidRDefault="007C7E48" w:rsidP="007C7E48">
      <w:pPr>
        <w:pStyle w:val="Heading2"/>
      </w:pPr>
      <w:bookmarkStart w:id="31" w:name="_Toc312080558"/>
      <w:r>
        <w:lastRenderedPageBreak/>
        <w:t>Usability Test</w:t>
      </w:r>
      <w:bookmarkEnd w:id="31"/>
    </w:p>
    <w:p w14:paraId="5B473302" w14:textId="77777777" w:rsidR="00ED4BC8" w:rsidRDefault="00ED4BC8" w:rsidP="00ED4BC8">
      <w:r>
        <w:t xml:space="preserve">Um die Usability der Applikation zu </w:t>
      </w:r>
      <w:commentRangeStart w:id="32"/>
      <w:r>
        <w:t>erhöhen</w:t>
      </w:r>
      <w:commentRangeEnd w:id="32"/>
      <w:r w:rsidR="00A71926">
        <w:rPr>
          <w:rStyle w:val="CommentReference"/>
        </w:rPr>
        <w:commentReference w:id="32"/>
      </w:r>
      <w:r>
        <w:t>, wurde gegen Ende des Projekts ein Usability Test durchgeführt. Die gewonnenen Erkenntnisse</w:t>
      </w:r>
      <w:r w:rsidR="00894770">
        <w:t xml:space="preserve"> wurden protokolliert und es wurde</w:t>
      </w:r>
      <w:r>
        <w:t xml:space="preserve">n einige kleine Änderungen </w:t>
      </w:r>
      <w:r w:rsidR="00894770">
        <w:t>an der Applikation vorgenommen. Eine Erneute Durchführung und</w:t>
      </w:r>
      <w:r>
        <w:t xml:space="preserve"> Auswertung des Usability Tests </w:t>
      </w:r>
      <w:r w:rsidR="00894770">
        <w:t xml:space="preserve">würde aufgrund der </w:t>
      </w:r>
      <w:r w:rsidR="00434B23">
        <w:t>Änderungen</w:t>
      </w:r>
      <w:r w:rsidR="00894770">
        <w:t xml:space="preserve"> besser</w:t>
      </w:r>
      <w:r>
        <w:t xml:space="preserve"> ausfallen.</w:t>
      </w:r>
    </w:p>
    <w:p w14:paraId="71D2E896" w14:textId="4331C278" w:rsidR="00A61140" w:rsidRPr="00ED4BC8" w:rsidRDefault="00A61140" w:rsidP="00ED4BC8">
      <w:commentRangeStart w:id="33"/>
      <w:proofErr w:type="spellStart"/>
      <w:r>
        <w:t>kk</w:t>
      </w:r>
      <w:commentRangeEnd w:id="33"/>
      <w:proofErr w:type="spellEnd"/>
      <w:r>
        <w:rPr>
          <w:rStyle w:val="CommentReference"/>
        </w:rPr>
        <w:commentReference w:id="33"/>
      </w:r>
    </w:p>
    <w:p w14:paraId="557CAB77" w14:textId="77777777" w:rsidR="007C7E48" w:rsidRDefault="00A24EC6" w:rsidP="00A24EC6">
      <w:pPr>
        <w:pStyle w:val="Heading3"/>
      </w:pPr>
      <w:bookmarkStart w:id="34" w:name="_Toc312080559"/>
      <w:r>
        <w:t>Testszenario</w:t>
      </w:r>
      <w:bookmarkEnd w:id="34"/>
    </w:p>
    <w:p w14:paraId="2ACAE8F8" w14:textId="77777777"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14:paraId="45584BC8" w14:textId="77777777" w:rsidR="00BE0DCB" w:rsidRDefault="00BE0DCB" w:rsidP="005C6809">
      <w:pPr>
        <w:pStyle w:val="Heading4"/>
      </w:pPr>
      <w:r w:rsidRPr="00D762AB">
        <w:t>Aufgabe</w:t>
      </w:r>
      <w:r>
        <w:t xml:space="preserve"> 1</w:t>
      </w:r>
    </w:p>
    <w:p w14:paraId="676021C1" w14:textId="77777777"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14:paraId="6DFBCABE" w14:textId="77777777" w:rsidR="00BE0DCB" w:rsidRDefault="00BE0DCB" w:rsidP="005C6809">
      <w:pPr>
        <w:pStyle w:val="Heading4"/>
      </w:pPr>
      <w:r>
        <w:t>Aufgabe 2</w:t>
      </w:r>
    </w:p>
    <w:p w14:paraId="6F9DCEDC" w14:textId="77777777"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14:paraId="1415C73C" w14:textId="77777777" w:rsidR="00324733" w:rsidRDefault="00324733" w:rsidP="005C6809">
      <w:pPr>
        <w:pStyle w:val="Heading4"/>
      </w:pPr>
      <w:r>
        <w:t>Aufgabe 3</w:t>
      </w:r>
    </w:p>
    <w:p w14:paraId="2288FF46" w14:textId="77777777" w:rsidR="00B41C37" w:rsidRDefault="00324733" w:rsidP="00324733">
      <w:r>
        <w:t>Sie möchten sich nun nochmals einen Überblick über alle Projekte verschaffen.</w:t>
      </w:r>
    </w:p>
    <w:p w14:paraId="7CB5D5ED" w14:textId="77777777" w:rsidR="005C6809" w:rsidRDefault="005C6809" w:rsidP="007A1441">
      <w:pPr>
        <w:pStyle w:val="Heading3"/>
      </w:pPr>
      <w:bookmarkStart w:id="35" w:name="_Toc312080560"/>
      <w:r>
        <w:t>Kriterien</w:t>
      </w:r>
      <w:bookmarkEnd w:id="35"/>
    </w:p>
    <w:p w14:paraId="66DCD976" w14:textId="77777777" w:rsidR="005C6809" w:rsidRDefault="009D1FAC" w:rsidP="005C6809">
      <w:r>
        <w:rPr>
          <w:noProof/>
          <w:lang w:val="en-US"/>
        </w:rPr>
        <w:drawing>
          <wp:anchor distT="0" distB="0" distL="114300" distR="114300" simplePos="0" relativeHeight="251658240" behindDoc="0" locked="0" layoutInCell="1" allowOverlap="1" wp14:anchorId="196AE367" wp14:editId="34A29CBE">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14:paraId="418F6127" w14:textId="77777777"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14:paraId="348EF47A" w14:textId="77777777"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14:paraId="6B45C7F5" w14:textId="77777777"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14:paraId="6F14E176" w14:textId="77777777" w:rsidR="005C6809" w:rsidRDefault="008A33C3" w:rsidP="008A33C3">
      <w:pPr>
        <w:pStyle w:val="ListParagraph"/>
        <w:numPr>
          <w:ilvl w:val="1"/>
          <w:numId w:val="5"/>
        </w:numPr>
      </w:pPr>
      <w:r>
        <w:t>L</w:t>
      </w:r>
      <w:r w:rsidR="005C6809">
        <w:t>ernfördernd</w:t>
      </w:r>
    </w:p>
    <w:p w14:paraId="0F1A5598" w14:textId="77777777" w:rsidR="005C6809" w:rsidRDefault="005C6809" w:rsidP="008A33C3">
      <w:pPr>
        <w:pStyle w:val="ListParagraph"/>
        <w:numPr>
          <w:ilvl w:val="1"/>
          <w:numId w:val="5"/>
        </w:numPr>
      </w:pPr>
      <w:r>
        <w:t>Fehlertolerant</w:t>
      </w:r>
    </w:p>
    <w:p w14:paraId="00526716" w14:textId="77777777" w:rsidR="00A24EC6" w:rsidRDefault="005C6809" w:rsidP="008A33C3">
      <w:pPr>
        <w:pStyle w:val="ListParagraph"/>
        <w:numPr>
          <w:ilvl w:val="1"/>
          <w:numId w:val="5"/>
        </w:numPr>
      </w:pPr>
      <w:r>
        <w:t>Ansprechend</w:t>
      </w:r>
    </w:p>
    <w:p w14:paraId="744979AD" w14:textId="77777777" w:rsidR="0012782F" w:rsidRDefault="0012782F" w:rsidP="0012782F"/>
    <w:p w14:paraId="41CDD504" w14:textId="77777777" w:rsidR="0012782F" w:rsidRDefault="0012782F" w:rsidP="0012782F"/>
    <w:p w14:paraId="1071C35D" w14:textId="77777777" w:rsidR="0012782F" w:rsidRDefault="0012782F" w:rsidP="0012782F"/>
    <w:p w14:paraId="77607024" w14:textId="77777777" w:rsidR="005D6A88" w:rsidRDefault="009D1FAC">
      <w:r>
        <w:rPr>
          <w:noProof/>
          <w:lang w:val="en-US"/>
        </w:rPr>
        <mc:AlternateContent>
          <mc:Choice Requires="wps">
            <w:drawing>
              <wp:anchor distT="0" distB="0" distL="114300" distR="114300" simplePos="0" relativeHeight="251660288" behindDoc="0" locked="0" layoutInCell="1" allowOverlap="1" wp14:anchorId="5D63F2F3" wp14:editId="5E6C2A85">
                <wp:simplePos x="0" y="0"/>
                <wp:positionH relativeFrom="column">
                  <wp:posOffset>-2778125</wp:posOffset>
                </wp:positionH>
                <wp:positionV relativeFrom="paragraph">
                  <wp:posOffset>214630</wp:posOffset>
                </wp:positionV>
                <wp:extent cx="3136265" cy="17462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174625"/>
                        </a:xfrm>
                        <a:prstGeom prst="rect">
                          <a:avLst/>
                        </a:prstGeom>
                        <a:solidFill>
                          <a:prstClr val="white"/>
                        </a:solidFill>
                        <a:ln>
                          <a:noFill/>
                        </a:ln>
                        <a:effectLst/>
                      </wps:spPr>
                      <wps:txbx>
                        <w:txbxContent>
                          <w:p w14:paraId="3381C2F1" w14:textId="77777777" w:rsidR="00434B23" w:rsidRPr="003518E5" w:rsidRDefault="00434B23" w:rsidP="009D1FAC">
                            <w:pPr>
                              <w:pStyle w:val="Caption"/>
                              <w:rPr>
                                <w:noProof/>
                                <w:sz w:val="20"/>
                                <w:szCs w:val="20"/>
                              </w:rPr>
                            </w:pPr>
                            <w:bookmarkStart w:id="36" w:name="_Toc312080613"/>
                            <w:r>
                              <w:t xml:space="preserve">Abbildung </w:t>
                            </w:r>
                            <w:r w:rsidR="00E011FE">
                              <w:fldChar w:fldCharType="begin"/>
                            </w:r>
                            <w:r w:rsidR="00E011FE">
                              <w:instrText xml:space="preserve"> SEQ Abbildung \* ARABIC </w:instrText>
                            </w:r>
                            <w:r w:rsidR="00E011FE">
                              <w:fldChar w:fldCharType="separate"/>
                            </w:r>
                            <w:r>
                              <w:rPr>
                                <w:noProof/>
                              </w:rPr>
                              <w:t>12</w:t>
                            </w:r>
                            <w:r w:rsidR="00E011FE">
                              <w:rPr>
                                <w:noProof/>
                              </w:rPr>
                              <w:fldChar w:fldCharType="end"/>
                            </w:r>
                            <w:r>
                              <w:t xml:space="preserve"> - Usability nach ISO 9241-11 und Quesenbery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434B23" w:rsidRPr="003518E5" w:rsidRDefault="00434B23" w:rsidP="009D1FAC">
                      <w:pPr>
                        <w:pStyle w:val="Caption"/>
                        <w:rPr>
                          <w:noProof/>
                          <w:sz w:val="20"/>
                          <w:szCs w:val="20"/>
                        </w:rPr>
                      </w:pPr>
                      <w:bookmarkStart w:id="36" w:name="_Toc312080613"/>
                      <w:r>
                        <w:t xml:space="preserve">Abbildung </w:t>
                      </w:r>
                      <w:fldSimple w:instr=" SEQ Abbildung \* ARABIC ">
                        <w:r>
                          <w:rPr>
                            <w:noProof/>
                          </w:rPr>
                          <w:t>12</w:t>
                        </w:r>
                      </w:fldSimple>
                      <w:r>
                        <w:t xml:space="preserve"> - Usability nach ISO 9241-11 und Quesenbery</w:t>
                      </w:r>
                      <w:bookmarkEnd w:id="36"/>
                    </w:p>
                  </w:txbxContent>
                </v:textbox>
                <w10:wrap type="square"/>
              </v:shape>
            </w:pict>
          </mc:Fallback>
        </mc:AlternateContent>
      </w:r>
    </w:p>
    <w:p w14:paraId="49BB1F78" w14:textId="77777777" w:rsidR="0012782F" w:rsidRDefault="00FF042C" w:rsidP="00FF042C">
      <w:pPr>
        <w:pStyle w:val="Heading3"/>
      </w:pPr>
      <w:bookmarkStart w:id="37" w:name="_Toc312080561"/>
      <w:r>
        <w:lastRenderedPageBreak/>
        <w:t>Testpersonen</w:t>
      </w:r>
      <w:bookmarkEnd w:id="37"/>
    </w:p>
    <w:tbl>
      <w:tblPr>
        <w:tblStyle w:val="MediumShading1-Accent1"/>
        <w:tblW w:w="0" w:type="auto"/>
        <w:tblLook w:val="0420" w:firstRow="1" w:lastRow="0" w:firstColumn="0" w:lastColumn="0" w:noHBand="0" w:noVBand="1"/>
      </w:tblPr>
      <w:tblGrid>
        <w:gridCol w:w="3070"/>
        <w:gridCol w:w="3071"/>
        <w:gridCol w:w="3071"/>
      </w:tblGrid>
      <w:tr w:rsidR="00FF042C" w14:paraId="2D5F60DE" w14:textId="77777777" w:rsidTr="00FF042C">
        <w:trPr>
          <w:cnfStyle w:val="100000000000" w:firstRow="1" w:lastRow="0" w:firstColumn="0" w:lastColumn="0" w:oddVBand="0" w:evenVBand="0" w:oddHBand="0" w:evenHBand="0" w:firstRowFirstColumn="0" w:firstRowLastColumn="0" w:lastRowFirstColumn="0" w:lastRowLastColumn="0"/>
        </w:trPr>
        <w:tc>
          <w:tcPr>
            <w:tcW w:w="3070" w:type="dxa"/>
          </w:tcPr>
          <w:p w14:paraId="2AB32B51" w14:textId="77777777" w:rsidR="00FF042C" w:rsidRDefault="00FF042C" w:rsidP="00FF042C">
            <w:r>
              <w:t>Testperson</w:t>
            </w:r>
          </w:p>
        </w:tc>
        <w:tc>
          <w:tcPr>
            <w:tcW w:w="3071" w:type="dxa"/>
          </w:tcPr>
          <w:p w14:paraId="36918B68" w14:textId="77777777" w:rsidR="00FF042C" w:rsidRDefault="00FF042C" w:rsidP="00FF042C">
            <w:r>
              <w:t>Durchführungstermin</w:t>
            </w:r>
          </w:p>
        </w:tc>
        <w:tc>
          <w:tcPr>
            <w:tcW w:w="3071" w:type="dxa"/>
          </w:tcPr>
          <w:p w14:paraId="089DEB7A" w14:textId="77777777" w:rsidR="00FF042C" w:rsidRDefault="00FF042C" w:rsidP="00FF042C">
            <w:r>
              <w:t>Status</w:t>
            </w:r>
          </w:p>
        </w:tc>
      </w:tr>
      <w:tr w:rsidR="00FF042C" w14:paraId="0119A836" w14:textId="77777777" w:rsidTr="00FF042C">
        <w:trPr>
          <w:cnfStyle w:val="000000100000" w:firstRow="0" w:lastRow="0" w:firstColumn="0" w:lastColumn="0" w:oddVBand="0" w:evenVBand="0" w:oddHBand="1" w:evenHBand="0" w:firstRowFirstColumn="0" w:firstRowLastColumn="0" w:lastRowFirstColumn="0" w:lastRowLastColumn="0"/>
        </w:trPr>
        <w:tc>
          <w:tcPr>
            <w:tcW w:w="3070" w:type="dxa"/>
          </w:tcPr>
          <w:p w14:paraId="3F13EB4E" w14:textId="77777777" w:rsidR="00FF042C" w:rsidRDefault="00FF042C" w:rsidP="00FF042C">
            <w:r>
              <w:t xml:space="preserve">Michael </w:t>
            </w:r>
            <w:proofErr w:type="spellStart"/>
            <w:r>
              <w:t>Gfeller</w:t>
            </w:r>
            <w:proofErr w:type="spellEnd"/>
          </w:p>
        </w:tc>
        <w:tc>
          <w:tcPr>
            <w:tcW w:w="3071" w:type="dxa"/>
          </w:tcPr>
          <w:p w14:paraId="7A36F430" w14:textId="77777777" w:rsidR="00FF042C" w:rsidRDefault="00FF042C" w:rsidP="00FF042C">
            <w:r>
              <w:t>05.12.2011</w:t>
            </w:r>
          </w:p>
        </w:tc>
        <w:tc>
          <w:tcPr>
            <w:tcW w:w="3071" w:type="dxa"/>
          </w:tcPr>
          <w:p w14:paraId="2942C203" w14:textId="77777777" w:rsidR="00FF042C" w:rsidRDefault="00FF042C" w:rsidP="00FF042C">
            <w:r>
              <w:t>durchgeführt</w:t>
            </w:r>
          </w:p>
        </w:tc>
      </w:tr>
      <w:tr w:rsidR="00FF042C" w14:paraId="6E4857ED" w14:textId="77777777" w:rsidTr="00FF042C">
        <w:trPr>
          <w:cnfStyle w:val="000000010000" w:firstRow="0" w:lastRow="0" w:firstColumn="0" w:lastColumn="0" w:oddVBand="0" w:evenVBand="0" w:oddHBand="0" w:evenHBand="1" w:firstRowFirstColumn="0" w:firstRowLastColumn="0" w:lastRowFirstColumn="0" w:lastRowLastColumn="0"/>
        </w:trPr>
        <w:tc>
          <w:tcPr>
            <w:tcW w:w="3070" w:type="dxa"/>
          </w:tcPr>
          <w:p w14:paraId="5056DF28" w14:textId="77777777" w:rsidR="00FF042C" w:rsidRDefault="00FF042C" w:rsidP="00FF042C">
            <w:r>
              <w:t>Mirco Stocker</w:t>
            </w:r>
          </w:p>
        </w:tc>
        <w:tc>
          <w:tcPr>
            <w:tcW w:w="3071" w:type="dxa"/>
          </w:tcPr>
          <w:p w14:paraId="2FBBDC92" w14:textId="77777777" w:rsidR="00FF042C" w:rsidRDefault="00FF042C" w:rsidP="00FF042C">
            <w:r>
              <w:t>05.12.2011</w:t>
            </w:r>
          </w:p>
        </w:tc>
        <w:tc>
          <w:tcPr>
            <w:tcW w:w="3071" w:type="dxa"/>
          </w:tcPr>
          <w:p w14:paraId="5509A694" w14:textId="77777777" w:rsidR="00FF042C" w:rsidRDefault="005A28B0" w:rsidP="00FF042C">
            <w:r>
              <w:t>durchgeführt</w:t>
            </w:r>
          </w:p>
        </w:tc>
      </w:tr>
      <w:tr w:rsidR="005A28B0" w14:paraId="08740D93" w14:textId="77777777" w:rsidTr="00A177BD">
        <w:trPr>
          <w:cnfStyle w:val="000000100000" w:firstRow="0" w:lastRow="0" w:firstColumn="0" w:lastColumn="0" w:oddVBand="0" w:evenVBand="0" w:oddHBand="1" w:evenHBand="0" w:firstRowFirstColumn="0" w:firstRowLastColumn="0" w:lastRowFirstColumn="0" w:lastRowLastColumn="0"/>
        </w:trPr>
        <w:tc>
          <w:tcPr>
            <w:tcW w:w="3070" w:type="dxa"/>
          </w:tcPr>
          <w:p w14:paraId="686208F8" w14:textId="77777777" w:rsidR="005A28B0" w:rsidRDefault="002030E7" w:rsidP="00A177BD">
            <w:r>
              <w:t>Markus Stolze</w:t>
            </w:r>
          </w:p>
        </w:tc>
        <w:tc>
          <w:tcPr>
            <w:tcW w:w="3071" w:type="dxa"/>
          </w:tcPr>
          <w:p w14:paraId="13FF0543" w14:textId="77777777" w:rsidR="005A28B0" w:rsidRDefault="005A28B0" w:rsidP="00A177BD">
            <w:r>
              <w:t>05.12.2011</w:t>
            </w:r>
          </w:p>
        </w:tc>
        <w:tc>
          <w:tcPr>
            <w:tcW w:w="3071" w:type="dxa"/>
          </w:tcPr>
          <w:p w14:paraId="397995C9" w14:textId="77777777" w:rsidR="005A28B0" w:rsidRDefault="005A28B0" w:rsidP="00A177BD">
            <w:r>
              <w:t>durchgeführt</w:t>
            </w:r>
          </w:p>
        </w:tc>
      </w:tr>
      <w:tr w:rsidR="00FF042C" w14:paraId="47FAF6CB" w14:textId="77777777" w:rsidTr="00FF042C">
        <w:trPr>
          <w:cnfStyle w:val="000000010000" w:firstRow="0" w:lastRow="0" w:firstColumn="0" w:lastColumn="0" w:oddVBand="0" w:evenVBand="0" w:oddHBand="0" w:evenHBand="1" w:firstRowFirstColumn="0" w:firstRowLastColumn="0" w:lastRowFirstColumn="0" w:lastRowLastColumn="0"/>
        </w:trPr>
        <w:tc>
          <w:tcPr>
            <w:tcW w:w="3070" w:type="dxa"/>
          </w:tcPr>
          <w:p w14:paraId="673973CD" w14:textId="77777777" w:rsidR="00FF042C" w:rsidRDefault="002030E7" w:rsidP="00FF042C">
            <w:r>
              <w:t xml:space="preserve">Mischa </w:t>
            </w:r>
            <w:proofErr w:type="spellStart"/>
            <w:r>
              <w:t>Trecco</w:t>
            </w:r>
            <w:proofErr w:type="spellEnd"/>
          </w:p>
        </w:tc>
        <w:tc>
          <w:tcPr>
            <w:tcW w:w="3071" w:type="dxa"/>
          </w:tcPr>
          <w:p w14:paraId="221C708B" w14:textId="77777777" w:rsidR="00FF042C" w:rsidRDefault="00FF042C" w:rsidP="00FF042C">
            <w:r>
              <w:t>05.12.2011</w:t>
            </w:r>
          </w:p>
        </w:tc>
        <w:tc>
          <w:tcPr>
            <w:tcW w:w="3071" w:type="dxa"/>
          </w:tcPr>
          <w:p w14:paraId="38163BA5" w14:textId="77777777" w:rsidR="00FF042C" w:rsidRDefault="005A28B0" w:rsidP="00FF042C">
            <w:r>
              <w:t>durchgeführt</w:t>
            </w:r>
          </w:p>
        </w:tc>
      </w:tr>
    </w:tbl>
    <w:p w14:paraId="01DA9906" w14:textId="77777777" w:rsidR="00126683" w:rsidRDefault="00126683" w:rsidP="00FF042C"/>
    <w:p w14:paraId="3A2D3566" w14:textId="77777777" w:rsidR="00126683" w:rsidRDefault="00126683">
      <w:r>
        <w:br w:type="page"/>
      </w:r>
    </w:p>
    <w:p w14:paraId="73666910" w14:textId="77777777" w:rsidR="00FF042C" w:rsidRDefault="000C0A0D" w:rsidP="00126683">
      <w:pPr>
        <w:pStyle w:val="Heading3"/>
      </w:pPr>
      <w:bookmarkStart w:id="38" w:name="_Toc312080562"/>
      <w:r>
        <w:lastRenderedPageBreak/>
        <w:t>Fragebogen</w:t>
      </w:r>
      <w:r w:rsidR="00126683">
        <w:t xml:space="preserve"> Michael </w:t>
      </w:r>
      <w:commentRangeStart w:id="39"/>
      <w:proofErr w:type="spellStart"/>
      <w:r w:rsidR="00126683">
        <w:t>Gfeller</w:t>
      </w:r>
      <w:bookmarkEnd w:id="38"/>
      <w:commentRangeEnd w:id="39"/>
      <w:proofErr w:type="spellEnd"/>
      <w:r w:rsidR="001B37C0">
        <w:rPr>
          <w:rStyle w:val="CommentReference"/>
          <w:color w:val="auto"/>
          <w:spacing w:val="0"/>
        </w:rPr>
        <w:commentReference w:id="39"/>
      </w:r>
    </w:p>
    <w:tbl>
      <w:tblPr>
        <w:tblStyle w:val="MediumShading1-Accent1"/>
        <w:tblW w:w="0" w:type="auto"/>
        <w:tblLook w:val="04A0" w:firstRow="1" w:lastRow="0" w:firstColumn="1" w:lastColumn="0" w:noHBand="0" w:noVBand="1"/>
      </w:tblPr>
      <w:tblGrid>
        <w:gridCol w:w="534"/>
        <w:gridCol w:w="4072"/>
        <w:gridCol w:w="605"/>
        <w:gridCol w:w="4001"/>
      </w:tblGrid>
      <w:tr w:rsidR="00DD23BD" w14:paraId="46410F94" w14:textId="77777777"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14:paraId="3AD987F2" w14:textId="77777777" w:rsidR="00DD23BD" w:rsidRDefault="00DD23BD" w:rsidP="00000D02">
            <w:r>
              <w:t>Bezeichnung</w:t>
            </w:r>
          </w:p>
        </w:tc>
      </w:tr>
      <w:tr w:rsidR="00000D02" w14:paraId="6F929B30" w14:textId="77777777"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8FF713D" w14:textId="77777777" w:rsidR="00000D02" w:rsidRDefault="00000D02" w:rsidP="00000D02">
            <w:r>
              <w:t>++</w:t>
            </w:r>
          </w:p>
        </w:tc>
        <w:tc>
          <w:tcPr>
            <w:tcW w:w="4072" w:type="dxa"/>
          </w:tcPr>
          <w:p w14:paraId="0AA80E26" w14:textId="77777777"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14:paraId="6C338B3D" w14:textId="77777777"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14:paraId="10718F49" w14:textId="77777777"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14:paraId="0C4405FD" w14:textId="77777777"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6587F10" w14:textId="77777777" w:rsidR="00000D02" w:rsidRDefault="00000D02" w:rsidP="00000D02">
            <w:r>
              <w:t>+</w:t>
            </w:r>
          </w:p>
        </w:tc>
        <w:tc>
          <w:tcPr>
            <w:tcW w:w="4072" w:type="dxa"/>
          </w:tcPr>
          <w:p w14:paraId="6C0F881D" w14:textId="77777777"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14:paraId="2AE5B1AE" w14:textId="77777777"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14:paraId="48DE1E7A" w14:textId="77777777"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14:paraId="6F9E0AAC" w14:textId="77777777"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8A68252" w14:textId="77777777" w:rsidR="00000D02" w:rsidRDefault="00000D02" w:rsidP="00000D02">
            <w:r>
              <w:t>=</w:t>
            </w:r>
          </w:p>
        </w:tc>
        <w:tc>
          <w:tcPr>
            <w:tcW w:w="4072" w:type="dxa"/>
          </w:tcPr>
          <w:p w14:paraId="16E23B3D" w14:textId="77777777"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14:paraId="00075686" w14:textId="77777777" w:rsidR="00000D02" w:rsidRDefault="00FD5530" w:rsidP="00000D02">
            <w:pPr>
              <w:cnfStyle w:val="000000100000" w:firstRow="0" w:lastRow="0" w:firstColumn="0" w:lastColumn="0" w:oddVBand="0" w:evenVBand="0" w:oddHBand="1" w:evenHBand="0" w:firstRowFirstColumn="0" w:firstRowLastColumn="0" w:lastRowFirstColumn="0" w:lastRowLastColumn="0"/>
            </w:pPr>
            <w:proofErr w:type="spellStart"/>
            <w:r>
              <w:t>k</w:t>
            </w:r>
            <w:r w:rsidR="00000D02">
              <w:t>inb</w:t>
            </w:r>
            <w:proofErr w:type="spellEnd"/>
          </w:p>
        </w:tc>
        <w:tc>
          <w:tcPr>
            <w:tcW w:w="4001" w:type="dxa"/>
          </w:tcPr>
          <w:p w14:paraId="348F1178" w14:textId="77777777"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14:paraId="1D0C6D69" w14:textId="77777777"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14:paraId="4F3A3310"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00CE119E" w14:textId="77777777" w:rsidR="00DD23BD" w:rsidRDefault="00DD23BD" w:rsidP="00000D02">
            <w:r>
              <w:t>A</w:t>
            </w:r>
          </w:p>
        </w:tc>
        <w:tc>
          <w:tcPr>
            <w:tcW w:w="5244" w:type="dxa"/>
          </w:tcPr>
          <w:p w14:paraId="7C867DE9" w14:textId="77777777" w:rsidR="00DD23BD" w:rsidRDefault="00DD23BD" w:rsidP="00000D02">
            <w:r>
              <w:t>Effektivität</w:t>
            </w:r>
          </w:p>
        </w:tc>
        <w:tc>
          <w:tcPr>
            <w:tcW w:w="567" w:type="dxa"/>
          </w:tcPr>
          <w:p w14:paraId="4E995798" w14:textId="77777777" w:rsidR="00DD23BD" w:rsidRDefault="00DD23BD" w:rsidP="00DD23BD">
            <w:pPr>
              <w:jc w:val="center"/>
            </w:pPr>
            <w:r>
              <w:t>++</w:t>
            </w:r>
          </w:p>
        </w:tc>
        <w:tc>
          <w:tcPr>
            <w:tcW w:w="567" w:type="dxa"/>
          </w:tcPr>
          <w:p w14:paraId="6BC242A6" w14:textId="77777777" w:rsidR="00DD23BD" w:rsidRDefault="00DD23BD" w:rsidP="00DD23BD">
            <w:pPr>
              <w:jc w:val="center"/>
            </w:pPr>
            <w:r>
              <w:t>+</w:t>
            </w:r>
          </w:p>
        </w:tc>
        <w:tc>
          <w:tcPr>
            <w:tcW w:w="567" w:type="dxa"/>
          </w:tcPr>
          <w:p w14:paraId="1683D1BE" w14:textId="77777777" w:rsidR="00DD23BD" w:rsidRDefault="00DD23BD" w:rsidP="00DD23BD">
            <w:pPr>
              <w:jc w:val="center"/>
            </w:pPr>
            <w:r>
              <w:t>=</w:t>
            </w:r>
          </w:p>
        </w:tc>
        <w:tc>
          <w:tcPr>
            <w:tcW w:w="567" w:type="dxa"/>
          </w:tcPr>
          <w:p w14:paraId="5A122E2E" w14:textId="77777777" w:rsidR="00DD23BD" w:rsidRDefault="00DD23BD" w:rsidP="00DD23BD">
            <w:pPr>
              <w:jc w:val="center"/>
            </w:pPr>
            <w:r>
              <w:t>-</w:t>
            </w:r>
          </w:p>
        </w:tc>
        <w:tc>
          <w:tcPr>
            <w:tcW w:w="567" w:type="dxa"/>
          </w:tcPr>
          <w:p w14:paraId="0682717B" w14:textId="77777777" w:rsidR="00DD23BD" w:rsidRDefault="00DD23BD" w:rsidP="00DD23BD">
            <w:pPr>
              <w:jc w:val="center"/>
            </w:pPr>
            <w:r>
              <w:t>--</w:t>
            </w:r>
          </w:p>
        </w:tc>
        <w:tc>
          <w:tcPr>
            <w:tcW w:w="599" w:type="dxa"/>
          </w:tcPr>
          <w:p w14:paraId="55483C32" w14:textId="77777777" w:rsidR="00DD23BD" w:rsidRDefault="00DD23BD" w:rsidP="00DD23BD">
            <w:pPr>
              <w:jc w:val="center"/>
            </w:pPr>
            <w:proofErr w:type="spellStart"/>
            <w:r>
              <w:t>kinb</w:t>
            </w:r>
            <w:proofErr w:type="spellEnd"/>
          </w:p>
        </w:tc>
      </w:tr>
      <w:tr w:rsidR="00DD23BD" w14:paraId="3BBD2487"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06C5D20B" w14:textId="77777777" w:rsidR="00DD23BD" w:rsidRDefault="00DD23BD" w:rsidP="00000D02">
            <w:r>
              <w:t>A1</w:t>
            </w:r>
          </w:p>
        </w:tc>
        <w:tc>
          <w:tcPr>
            <w:tcW w:w="5244" w:type="dxa"/>
          </w:tcPr>
          <w:p w14:paraId="6E17B2AE" w14:textId="77777777" w:rsidR="00DD23BD" w:rsidRDefault="00EA1E82" w:rsidP="00000D02">
            <w:r>
              <w:t xml:space="preserve">Der </w:t>
            </w:r>
            <w:r w:rsidR="0047716F">
              <w:t>Themenbereich kann eingeschränkt werden</w:t>
            </w:r>
          </w:p>
        </w:tc>
        <w:sdt>
          <w:sdtPr>
            <w:id w:val="-285117205"/>
            <w14:checkbox>
              <w14:checked w14:val="0"/>
              <w14:checkedState w14:val="2612" w14:font="ＭＳ ゴシック"/>
              <w14:uncheckedState w14:val="2610" w14:font="ＭＳ ゴシック"/>
            </w14:checkbox>
          </w:sdtPr>
          <w:sdtEndPr/>
          <w:sdtContent>
            <w:tc>
              <w:tcPr>
                <w:tcW w:w="567" w:type="dxa"/>
              </w:tcPr>
              <w:p w14:paraId="1E2EB061" w14:textId="77777777" w:rsidR="00DD23BD" w:rsidRDefault="00DD23BD" w:rsidP="00DD23BD">
                <w:pPr>
                  <w:jc w:val="center"/>
                </w:pPr>
                <w:r>
                  <w:rPr>
                    <w:rFonts w:ascii="MS Gothic" w:eastAsia="MS Gothic" w:hint="eastAsia"/>
                  </w:rPr>
                  <w:t>☐</w:t>
                </w:r>
              </w:p>
            </w:tc>
          </w:sdtContent>
        </w:sdt>
        <w:sdt>
          <w:sdtPr>
            <w:id w:val="-557240072"/>
            <w14:checkbox>
              <w14:checked w14:val="1"/>
              <w14:checkedState w14:val="2612" w14:font="ＭＳ ゴシック"/>
              <w14:uncheckedState w14:val="2610" w14:font="ＭＳ ゴシック"/>
            </w14:checkbox>
          </w:sdtPr>
          <w:sdtEndPr/>
          <w:sdtContent>
            <w:tc>
              <w:tcPr>
                <w:tcW w:w="567" w:type="dxa"/>
              </w:tcPr>
              <w:p w14:paraId="003133C3" w14:textId="77777777"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ＭＳ ゴシック"/>
              <w14:uncheckedState w14:val="2610" w14:font="ＭＳ ゴシック"/>
            </w14:checkbox>
          </w:sdtPr>
          <w:sdtEndPr/>
          <w:sdtContent>
            <w:tc>
              <w:tcPr>
                <w:tcW w:w="567" w:type="dxa"/>
              </w:tcPr>
              <w:p w14:paraId="7A9B6DFE" w14:textId="77777777"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ＭＳ ゴシック"/>
              <w14:uncheckedState w14:val="2610" w14:font="ＭＳ ゴシック"/>
            </w14:checkbox>
          </w:sdtPr>
          <w:sdtEndPr/>
          <w:sdtContent>
            <w:tc>
              <w:tcPr>
                <w:tcW w:w="567" w:type="dxa"/>
              </w:tcPr>
              <w:p w14:paraId="37D7A548" w14:textId="77777777"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ＭＳ ゴシック"/>
              <w14:uncheckedState w14:val="2610" w14:font="ＭＳ ゴシック"/>
            </w14:checkbox>
          </w:sdtPr>
          <w:sdtEndPr/>
          <w:sdtContent>
            <w:tc>
              <w:tcPr>
                <w:tcW w:w="567" w:type="dxa"/>
              </w:tcPr>
              <w:p w14:paraId="66EC94B2" w14:textId="77777777"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ＭＳ ゴシック"/>
              <w14:uncheckedState w14:val="2610" w14:font="ＭＳ ゴシック"/>
            </w14:checkbox>
          </w:sdtPr>
          <w:sdtEndPr/>
          <w:sdtContent>
            <w:tc>
              <w:tcPr>
                <w:tcW w:w="599" w:type="dxa"/>
              </w:tcPr>
              <w:p w14:paraId="1D114CD4" w14:textId="77777777" w:rsidR="00DD23BD" w:rsidRDefault="00DD23BD" w:rsidP="00DD23BD">
                <w:pPr>
                  <w:jc w:val="center"/>
                </w:pPr>
                <w:r>
                  <w:rPr>
                    <w:rFonts w:ascii="MS Gothic" w:eastAsia="MS Gothic" w:hAnsi="MS Gothic" w:hint="eastAsia"/>
                  </w:rPr>
                  <w:t>☐</w:t>
                </w:r>
              </w:p>
            </w:tc>
          </w:sdtContent>
        </w:sdt>
      </w:tr>
      <w:tr w:rsidR="00815C1B" w14:paraId="53897DD4"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622F1BC5" w14:textId="77777777" w:rsidR="00815C1B" w:rsidRDefault="00815C1B" w:rsidP="00000D02">
            <w:r>
              <w:t>A2</w:t>
            </w:r>
          </w:p>
        </w:tc>
        <w:tc>
          <w:tcPr>
            <w:tcW w:w="5244" w:type="dxa"/>
          </w:tcPr>
          <w:p w14:paraId="44492E68" w14:textId="77777777"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ＭＳ ゴシック"/>
              <w14:uncheckedState w14:val="2610" w14:font="ＭＳ ゴシック"/>
            </w14:checkbox>
          </w:sdtPr>
          <w:sdtEndPr/>
          <w:sdtContent>
            <w:tc>
              <w:tcPr>
                <w:tcW w:w="567" w:type="dxa"/>
              </w:tcPr>
              <w:p w14:paraId="46861D74" w14:textId="77777777"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ＭＳ ゴシック"/>
              <w14:uncheckedState w14:val="2610" w14:font="ＭＳ ゴシック"/>
            </w14:checkbox>
          </w:sdtPr>
          <w:sdtEndPr/>
          <w:sdtContent>
            <w:tc>
              <w:tcPr>
                <w:tcW w:w="567" w:type="dxa"/>
              </w:tcPr>
              <w:p w14:paraId="2224C488" w14:textId="77777777"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ＭＳ ゴシック"/>
              <w14:uncheckedState w14:val="2610" w14:font="ＭＳ ゴシック"/>
            </w14:checkbox>
          </w:sdtPr>
          <w:sdtEndPr/>
          <w:sdtContent>
            <w:tc>
              <w:tcPr>
                <w:tcW w:w="567" w:type="dxa"/>
              </w:tcPr>
              <w:p w14:paraId="779463A1" w14:textId="77777777"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ＭＳ ゴシック"/>
              <w14:uncheckedState w14:val="2610" w14:font="ＭＳ ゴシック"/>
            </w14:checkbox>
          </w:sdtPr>
          <w:sdtEndPr/>
          <w:sdtContent>
            <w:tc>
              <w:tcPr>
                <w:tcW w:w="567" w:type="dxa"/>
              </w:tcPr>
              <w:p w14:paraId="12BF099B" w14:textId="77777777"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ＭＳ ゴシック"/>
              <w14:uncheckedState w14:val="2610" w14:font="ＭＳ ゴシック"/>
            </w14:checkbox>
          </w:sdtPr>
          <w:sdtEndPr/>
          <w:sdtContent>
            <w:tc>
              <w:tcPr>
                <w:tcW w:w="567" w:type="dxa"/>
              </w:tcPr>
              <w:p w14:paraId="45E04B5C" w14:textId="77777777"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ＭＳ ゴシック"/>
              <w14:uncheckedState w14:val="2610" w14:font="ＭＳ ゴシック"/>
            </w14:checkbox>
          </w:sdtPr>
          <w:sdtEndPr/>
          <w:sdtContent>
            <w:tc>
              <w:tcPr>
                <w:tcW w:w="599" w:type="dxa"/>
              </w:tcPr>
              <w:p w14:paraId="48B7F046" w14:textId="77777777"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14:paraId="2BEB3B48"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5CAD0408" w14:textId="77777777" w:rsidR="00053205" w:rsidRDefault="00053205" w:rsidP="00000D02">
            <w:r>
              <w:t>A3</w:t>
            </w:r>
          </w:p>
        </w:tc>
        <w:tc>
          <w:tcPr>
            <w:tcW w:w="5244" w:type="dxa"/>
          </w:tcPr>
          <w:p w14:paraId="748094D3" w14:textId="77777777"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ＭＳ ゴシック"/>
              <w14:uncheckedState w14:val="2610" w14:font="ＭＳ ゴシック"/>
            </w14:checkbox>
          </w:sdtPr>
          <w:sdtEndPr/>
          <w:sdtContent>
            <w:tc>
              <w:tcPr>
                <w:tcW w:w="567" w:type="dxa"/>
              </w:tcPr>
              <w:p w14:paraId="03DA4E67" w14:textId="77777777"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ＭＳ ゴシック"/>
              <w14:uncheckedState w14:val="2610" w14:font="ＭＳ ゴシック"/>
            </w14:checkbox>
          </w:sdtPr>
          <w:sdtEndPr/>
          <w:sdtContent>
            <w:tc>
              <w:tcPr>
                <w:tcW w:w="567" w:type="dxa"/>
              </w:tcPr>
              <w:p w14:paraId="68FE80AF" w14:textId="77777777"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ＭＳ ゴシック"/>
              <w14:uncheckedState w14:val="2610" w14:font="ＭＳ ゴシック"/>
            </w14:checkbox>
          </w:sdtPr>
          <w:sdtEndPr/>
          <w:sdtContent>
            <w:tc>
              <w:tcPr>
                <w:tcW w:w="567" w:type="dxa"/>
              </w:tcPr>
              <w:p w14:paraId="069BAD6B" w14:textId="77777777"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ＭＳ ゴシック"/>
              <w14:uncheckedState w14:val="2610" w14:font="ＭＳ ゴシック"/>
            </w14:checkbox>
          </w:sdtPr>
          <w:sdtEndPr/>
          <w:sdtContent>
            <w:tc>
              <w:tcPr>
                <w:tcW w:w="567" w:type="dxa"/>
              </w:tcPr>
              <w:p w14:paraId="1D588E4E" w14:textId="77777777"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ＭＳ ゴシック"/>
              <w14:uncheckedState w14:val="2610" w14:font="ＭＳ ゴシック"/>
            </w14:checkbox>
          </w:sdtPr>
          <w:sdtEndPr/>
          <w:sdtContent>
            <w:tc>
              <w:tcPr>
                <w:tcW w:w="567" w:type="dxa"/>
              </w:tcPr>
              <w:p w14:paraId="69581529" w14:textId="77777777"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ＭＳ ゴシック"/>
              <w14:uncheckedState w14:val="2610" w14:font="ＭＳ ゴシック"/>
            </w14:checkbox>
          </w:sdtPr>
          <w:sdtEndPr/>
          <w:sdtContent>
            <w:tc>
              <w:tcPr>
                <w:tcW w:w="599" w:type="dxa"/>
              </w:tcPr>
              <w:p w14:paraId="7330A307" w14:textId="77777777"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14:paraId="65D72B52"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7A4DF6D2" w14:textId="77777777" w:rsidR="00CC76F0" w:rsidRDefault="00CC76F0" w:rsidP="00000D02">
            <w:r>
              <w:t>A4</w:t>
            </w:r>
          </w:p>
        </w:tc>
        <w:tc>
          <w:tcPr>
            <w:tcW w:w="5244" w:type="dxa"/>
          </w:tcPr>
          <w:p w14:paraId="1C02C2F0" w14:textId="77777777"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ＭＳ ゴシック"/>
              <w14:uncheckedState w14:val="2610" w14:font="ＭＳ ゴシック"/>
            </w14:checkbox>
          </w:sdtPr>
          <w:sdtEndPr/>
          <w:sdtContent>
            <w:tc>
              <w:tcPr>
                <w:tcW w:w="567" w:type="dxa"/>
              </w:tcPr>
              <w:p w14:paraId="30FD335A" w14:textId="77777777"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ＭＳ ゴシック"/>
              <w14:uncheckedState w14:val="2610" w14:font="ＭＳ ゴシック"/>
            </w14:checkbox>
          </w:sdtPr>
          <w:sdtEndPr/>
          <w:sdtContent>
            <w:tc>
              <w:tcPr>
                <w:tcW w:w="567" w:type="dxa"/>
              </w:tcPr>
              <w:p w14:paraId="7CA7C614" w14:textId="77777777"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ＭＳ ゴシック"/>
              <w14:uncheckedState w14:val="2610" w14:font="ＭＳ ゴシック"/>
            </w14:checkbox>
          </w:sdtPr>
          <w:sdtEndPr/>
          <w:sdtContent>
            <w:tc>
              <w:tcPr>
                <w:tcW w:w="567" w:type="dxa"/>
              </w:tcPr>
              <w:p w14:paraId="4B66EAEC" w14:textId="77777777"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ＭＳ ゴシック"/>
              <w14:uncheckedState w14:val="2610" w14:font="ＭＳ ゴシック"/>
            </w14:checkbox>
          </w:sdtPr>
          <w:sdtEndPr/>
          <w:sdtContent>
            <w:tc>
              <w:tcPr>
                <w:tcW w:w="567" w:type="dxa"/>
              </w:tcPr>
              <w:p w14:paraId="464F2ABD" w14:textId="77777777"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ＭＳ ゴシック"/>
              <w14:uncheckedState w14:val="2610" w14:font="ＭＳ ゴシック"/>
            </w14:checkbox>
          </w:sdtPr>
          <w:sdtEndPr/>
          <w:sdtContent>
            <w:tc>
              <w:tcPr>
                <w:tcW w:w="567" w:type="dxa"/>
              </w:tcPr>
              <w:p w14:paraId="662767AE" w14:textId="77777777"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ＭＳ ゴシック"/>
              <w14:uncheckedState w14:val="2610" w14:font="ＭＳ ゴシック"/>
            </w14:checkbox>
          </w:sdtPr>
          <w:sdtEndPr/>
          <w:sdtContent>
            <w:tc>
              <w:tcPr>
                <w:tcW w:w="599" w:type="dxa"/>
              </w:tcPr>
              <w:p w14:paraId="10C161F2" w14:textId="77777777"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14:paraId="0BB6A3FC"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0AA5E1A7" w14:textId="77777777" w:rsidR="00C02EB7" w:rsidRDefault="00C02EB7" w:rsidP="00000D02">
            <w:r>
              <w:t>A5</w:t>
            </w:r>
          </w:p>
        </w:tc>
        <w:tc>
          <w:tcPr>
            <w:tcW w:w="5244" w:type="dxa"/>
          </w:tcPr>
          <w:p w14:paraId="18CE769F" w14:textId="77777777"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ＭＳ ゴシック"/>
              <w14:uncheckedState w14:val="2610" w14:font="ＭＳ ゴシック"/>
            </w14:checkbox>
          </w:sdtPr>
          <w:sdtEndPr/>
          <w:sdtContent>
            <w:tc>
              <w:tcPr>
                <w:tcW w:w="567" w:type="dxa"/>
              </w:tcPr>
              <w:p w14:paraId="43A97905" w14:textId="77777777"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ＭＳ ゴシック"/>
              <w14:uncheckedState w14:val="2610" w14:font="ＭＳ ゴシック"/>
            </w14:checkbox>
          </w:sdtPr>
          <w:sdtEndPr/>
          <w:sdtContent>
            <w:tc>
              <w:tcPr>
                <w:tcW w:w="567" w:type="dxa"/>
              </w:tcPr>
              <w:p w14:paraId="579484B0" w14:textId="77777777"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ＭＳ ゴシック"/>
              <w14:uncheckedState w14:val="2610" w14:font="ＭＳ ゴシック"/>
            </w14:checkbox>
          </w:sdtPr>
          <w:sdtEndPr/>
          <w:sdtContent>
            <w:tc>
              <w:tcPr>
                <w:tcW w:w="567" w:type="dxa"/>
              </w:tcPr>
              <w:p w14:paraId="77B345E6" w14:textId="77777777"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ＭＳ ゴシック"/>
              <w14:uncheckedState w14:val="2610" w14:font="ＭＳ ゴシック"/>
            </w14:checkbox>
          </w:sdtPr>
          <w:sdtEndPr/>
          <w:sdtContent>
            <w:tc>
              <w:tcPr>
                <w:tcW w:w="567" w:type="dxa"/>
              </w:tcPr>
              <w:p w14:paraId="338D9353" w14:textId="77777777"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ＭＳ ゴシック"/>
              <w14:uncheckedState w14:val="2610" w14:font="ＭＳ ゴシック"/>
            </w14:checkbox>
          </w:sdtPr>
          <w:sdtEndPr/>
          <w:sdtContent>
            <w:tc>
              <w:tcPr>
                <w:tcW w:w="567" w:type="dxa"/>
              </w:tcPr>
              <w:p w14:paraId="595999EA" w14:textId="77777777"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ＭＳ ゴシック"/>
              <w14:uncheckedState w14:val="2610" w14:font="ＭＳ ゴシック"/>
            </w14:checkbox>
          </w:sdtPr>
          <w:sdtEndPr/>
          <w:sdtContent>
            <w:tc>
              <w:tcPr>
                <w:tcW w:w="599" w:type="dxa"/>
              </w:tcPr>
              <w:p w14:paraId="5D7279C7" w14:textId="77777777"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14:paraId="7BA24C7E"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78BDA21B" w14:textId="77777777" w:rsidR="0032090D" w:rsidRDefault="0032090D" w:rsidP="00000D02">
            <w:r>
              <w:t>A6</w:t>
            </w:r>
          </w:p>
        </w:tc>
        <w:tc>
          <w:tcPr>
            <w:tcW w:w="5244" w:type="dxa"/>
          </w:tcPr>
          <w:p w14:paraId="1E00E26B" w14:textId="77777777"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ＭＳ ゴシック"/>
              <w14:uncheckedState w14:val="2610" w14:font="ＭＳ ゴシック"/>
            </w14:checkbox>
          </w:sdtPr>
          <w:sdtEndPr/>
          <w:sdtContent>
            <w:tc>
              <w:tcPr>
                <w:tcW w:w="567" w:type="dxa"/>
              </w:tcPr>
              <w:p w14:paraId="22FAD90C"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ＭＳ ゴシック"/>
              <w14:uncheckedState w14:val="2610" w14:font="ＭＳ ゴシック"/>
            </w14:checkbox>
          </w:sdtPr>
          <w:sdtEndPr/>
          <w:sdtContent>
            <w:tc>
              <w:tcPr>
                <w:tcW w:w="567" w:type="dxa"/>
              </w:tcPr>
              <w:p w14:paraId="0C65615A"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ＭＳ ゴシック"/>
              <w14:uncheckedState w14:val="2610" w14:font="ＭＳ ゴシック"/>
            </w14:checkbox>
          </w:sdtPr>
          <w:sdtEndPr/>
          <w:sdtContent>
            <w:tc>
              <w:tcPr>
                <w:tcW w:w="567" w:type="dxa"/>
              </w:tcPr>
              <w:p w14:paraId="285471D2"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ＭＳ ゴシック"/>
              <w14:uncheckedState w14:val="2610" w14:font="ＭＳ ゴシック"/>
            </w14:checkbox>
          </w:sdtPr>
          <w:sdtEndPr/>
          <w:sdtContent>
            <w:tc>
              <w:tcPr>
                <w:tcW w:w="567" w:type="dxa"/>
              </w:tcPr>
              <w:p w14:paraId="4A9F3AA3"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ＭＳ ゴシック"/>
              <w14:uncheckedState w14:val="2610" w14:font="ＭＳ ゴシック"/>
            </w14:checkbox>
          </w:sdtPr>
          <w:sdtEndPr/>
          <w:sdtContent>
            <w:tc>
              <w:tcPr>
                <w:tcW w:w="567" w:type="dxa"/>
              </w:tcPr>
              <w:p w14:paraId="599965A4"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ＭＳ ゴシック"/>
              <w14:uncheckedState w14:val="2610" w14:font="ＭＳ ゴシック"/>
            </w14:checkbox>
          </w:sdtPr>
          <w:sdtEndPr/>
          <w:sdtContent>
            <w:tc>
              <w:tcPr>
                <w:tcW w:w="599" w:type="dxa"/>
              </w:tcPr>
              <w:p w14:paraId="6CDD2A07" w14:textId="77777777"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14:paraId="19E0A3C5"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1C5D8B04" w14:textId="77777777" w:rsidR="0032090D" w:rsidRDefault="0032090D" w:rsidP="00000D02">
            <w:r>
              <w:t>A7</w:t>
            </w:r>
          </w:p>
        </w:tc>
        <w:tc>
          <w:tcPr>
            <w:tcW w:w="5244" w:type="dxa"/>
          </w:tcPr>
          <w:p w14:paraId="4BAADB10" w14:textId="77777777"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ＭＳ ゴシック"/>
              <w14:uncheckedState w14:val="2610" w14:font="ＭＳ ゴシック"/>
            </w14:checkbox>
          </w:sdtPr>
          <w:sdtEndPr/>
          <w:sdtContent>
            <w:tc>
              <w:tcPr>
                <w:tcW w:w="567" w:type="dxa"/>
              </w:tcPr>
              <w:p w14:paraId="74A2E102"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ＭＳ ゴシック"/>
              <w14:uncheckedState w14:val="2610" w14:font="ＭＳ ゴシック"/>
            </w14:checkbox>
          </w:sdtPr>
          <w:sdtEndPr/>
          <w:sdtContent>
            <w:tc>
              <w:tcPr>
                <w:tcW w:w="567" w:type="dxa"/>
              </w:tcPr>
              <w:p w14:paraId="279EEEA8"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ＭＳ ゴシック"/>
              <w14:uncheckedState w14:val="2610" w14:font="ＭＳ ゴシック"/>
            </w14:checkbox>
          </w:sdtPr>
          <w:sdtEndPr/>
          <w:sdtContent>
            <w:tc>
              <w:tcPr>
                <w:tcW w:w="567" w:type="dxa"/>
              </w:tcPr>
              <w:p w14:paraId="17367049"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ＭＳ ゴシック"/>
              <w14:uncheckedState w14:val="2610" w14:font="ＭＳ ゴシック"/>
            </w14:checkbox>
          </w:sdtPr>
          <w:sdtEndPr/>
          <w:sdtContent>
            <w:tc>
              <w:tcPr>
                <w:tcW w:w="567" w:type="dxa"/>
              </w:tcPr>
              <w:p w14:paraId="1E7E5E6A"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ＭＳ ゴシック"/>
              <w14:uncheckedState w14:val="2610" w14:font="ＭＳ ゴシック"/>
            </w14:checkbox>
          </w:sdtPr>
          <w:sdtEndPr/>
          <w:sdtContent>
            <w:tc>
              <w:tcPr>
                <w:tcW w:w="567" w:type="dxa"/>
              </w:tcPr>
              <w:p w14:paraId="70F8BD54" w14:textId="77777777"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ＭＳ ゴシック"/>
              <w14:uncheckedState w14:val="2610" w14:font="ＭＳ ゴシック"/>
            </w14:checkbox>
          </w:sdtPr>
          <w:sdtEndPr/>
          <w:sdtContent>
            <w:tc>
              <w:tcPr>
                <w:tcW w:w="599" w:type="dxa"/>
              </w:tcPr>
              <w:p w14:paraId="118441E5" w14:textId="77777777" w:rsidR="0032090D" w:rsidRDefault="001A4AA7" w:rsidP="00DD23BD">
                <w:pPr>
                  <w:jc w:val="center"/>
                  <w:rPr>
                    <w:rFonts w:ascii="MS Gothic" w:eastAsia="MS Gothic" w:hAnsi="MS Gothic"/>
                  </w:rPr>
                </w:pPr>
                <w:r>
                  <w:rPr>
                    <w:rFonts w:ascii="MS Gothic" w:eastAsia="MS Gothic" w:hAnsi="MS Gothic" w:hint="eastAsia"/>
                  </w:rPr>
                  <w:t>☒</w:t>
                </w:r>
              </w:p>
            </w:tc>
          </w:sdtContent>
        </w:sdt>
      </w:tr>
    </w:tbl>
    <w:p w14:paraId="59F76B2C" w14:textId="77777777"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14:paraId="5CC37495"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03D75014" w14:textId="77777777" w:rsidR="00567056" w:rsidRDefault="00567056" w:rsidP="007A4AE3">
            <w:r>
              <w:t>B</w:t>
            </w:r>
          </w:p>
        </w:tc>
        <w:tc>
          <w:tcPr>
            <w:tcW w:w="5244" w:type="dxa"/>
          </w:tcPr>
          <w:p w14:paraId="7627C19D" w14:textId="77777777" w:rsidR="00567056" w:rsidRDefault="00567056" w:rsidP="007A4AE3">
            <w:r>
              <w:t>Effizienz</w:t>
            </w:r>
          </w:p>
        </w:tc>
        <w:tc>
          <w:tcPr>
            <w:tcW w:w="567" w:type="dxa"/>
          </w:tcPr>
          <w:p w14:paraId="6E3BA6A2" w14:textId="77777777" w:rsidR="00567056" w:rsidRDefault="00567056" w:rsidP="007A4AE3">
            <w:pPr>
              <w:jc w:val="center"/>
            </w:pPr>
            <w:r>
              <w:t>++</w:t>
            </w:r>
          </w:p>
        </w:tc>
        <w:tc>
          <w:tcPr>
            <w:tcW w:w="567" w:type="dxa"/>
          </w:tcPr>
          <w:p w14:paraId="017485C6" w14:textId="77777777" w:rsidR="00567056" w:rsidRDefault="00567056" w:rsidP="007A4AE3">
            <w:pPr>
              <w:jc w:val="center"/>
            </w:pPr>
            <w:r>
              <w:t>+</w:t>
            </w:r>
          </w:p>
        </w:tc>
        <w:tc>
          <w:tcPr>
            <w:tcW w:w="567" w:type="dxa"/>
          </w:tcPr>
          <w:p w14:paraId="6E3CA636" w14:textId="77777777" w:rsidR="00567056" w:rsidRDefault="00567056" w:rsidP="007A4AE3">
            <w:pPr>
              <w:jc w:val="center"/>
            </w:pPr>
            <w:r>
              <w:t>=</w:t>
            </w:r>
          </w:p>
        </w:tc>
        <w:tc>
          <w:tcPr>
            <w:tcW w:w="567" w:type="dxa"/>
          </w:tcPr>
          <w:p w14:paraId="27C1690B" w14:textId="77777777" w:rsidR="00567056" w:rsidRDefault="00567056" w:rsidP="007A4AE3">
            <w:pPr>
              <w:jc w:val="center"/>
            </w:pPr>
            <w:r>
              <w:t>-</w:t>
            </w:r>
          </w:p>
        </w:tc>
        <w:tc>
          <w:tcPr>
            <w:tcW w:w="567" w:type="dxa"/>
          </w:tcPr>
          <w:p w14:paraId="41E7A0F0" w14:textId="77777777" w:rsidR="00567056" w:rsidRDefault="00567056" w:rsidP="007A4AE3">
            <w:pPr>
              <w:jc w:val="center"/>
            </w:pPr>
            <w:r>
              <w:t>--</w:t>
            </w:r>
          </w:p>
        </w:tc>
        <w:tc>
          <w:tcPr>
            <w:tcW w:w="599" w:type="dxa"/>
          </w:tcPr>
          <w:p w14:paraId="6E15FE23" w14:textId="77777777" w:rsidR="00567056" w:rsidRDefault="00567056" w:rsidP="007A4AE3">
            <w:pPr>
              <w:jc w:val="center"/>
            </w:pPr>
            <w:proofErr w:type="spellStart"/>
            <w:r>
              <w:t>kinb</w:t>
            </w:r>
            <w:proofErr w:type="spellEnd"/>
          </w:p>
        </w:tc>
      </w:tr>
      <w:tr w:rsidR="00FD6141" w14:paraId="5C57D9DB"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515C594F" w14:textId="77777777" w:rsidR="00567056" w:rsidRDefault="00567056" w:rsidP="00567056">
            <w:r>
              <w:t>B1</w:t>
            </w:r>
          </w:p>
        </w:tc>
        <w:tc>
          <w:tcPr>
            <w:tcW w:w="5244" w:type="dxa"/>
          </w:tcPr>
          <w:p w14:paraId="5EDB1C17" w14:textId="77777777" w:rsidR="00567056" w:rsidRDefault="00567056" w:rsidP="004316BF">
            <w:r>
              <w:t>D</w:t>
            </w:r>
            <w:r w:rsidR="004316BF">
              <w:t>er Themenbereich kann</w:t>
            </w:r>
            <w:r>
              <w:t xml:space="preserve"> einfach eingeschränkt werden</w:t>
            </w:r>
          </w:p>
        </w:tc>
        <w:sdt>
          <w:sdtPr>
            <w:id w:val="-96339198"/>
            <w14:checkbox>
              <w14:checked w14:val="0"/>
              <w14:checkedState w14:val="2612" w14:font="ＭＳ ゴシック"/>
              <w14:uncheckedState w14:val="2610" w14:font="ＭＳ ゴシック"/>
            </w14:checkbox>
          </w:sdtPr>
          <w:sdtEndPr/>
          <w:sdtContent>
            <w:tc>
              <w:tcPr>
                <w:tcW w:w="567" w:type="dxa"/>
              </w:tcPr>
              <w:p w14:paraId="16D189E1" w14:textId="77777777" w:rsidR="00567056" w:rsidRDefault="00567056" w:rsidP="007A4AE3">
                <w:pPr>
                  <w:jc w:val="center"/>
                </w:pPr>
                <w:r>
                  <w:rPr>
                    <w:rFonts w:ascii="MS Gothic" w:eastAsia="MS Gothic" w:hint="eastAsia"/>
                  </w:rPr>
                  <w:t>☐</w:t>
                </w:r>
              </w:p>
            </w:tc>
          </w:sdtContent>
        </w:sdt>
        <w:sdt>
          <w:sdtPr>
            <w:id w:val="-155466482"/>
            <w14:checkbox>
              <w14:checked w14:val="1"/>
              <w14:checkedState w14:val="2612" w14:font="ＭＳ ゴシック"/>
              <w14:uncheckedState w14:val="2610" w14:font="ＭＳ ゴシック"/>
            </w14:checkbox>
          </w:sdtPr>
          <w:sdtEndPr/>
          <w:sdtContent>
            <w:tc>
              <w:tcPr>
                <w:tcW w:w="567" w:type="dxa"/>
              </w:tcPr>
              <w:p w14:paraId="7FA34950" w14:textId="77777777"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ＭＳ ゴシック"/>
              <w14:uncheckedState w14:val="2610" w14:font="ＭＳ ゴシック"/>
            </w14:checkbox>
          </w:sdtPr>
          <w:sdtEndPr/>
          <w:sdtContent>
            <w:tc>
              <w:tcPr>
                <w:tcW w:w="567" w:type="dxa"/>
              </w:tcPr>
              <w:p w14:paraId="36407454" w14:textId="77777777"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ＭＳ ゴシック"/>
              <w14:uncheckedState w14:val="2610" w14:font="ＭＳ ゴシック"/>
            </w14:checkbox>
          </w:sdtPr>
          <w:sdtEndPr/>
          <w:sdtContent>
            <w:tc>
              <w:tcPr>
                <w:tcW w:w="567" w:type="dxa"/>
              </w:tcPr>
              <w:p w14:paraId="61BB9481" w14:textId="77777777"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ＭＳ ゴシック"/>
              <w14:uncheckedState w14:val="2610" w14:font="ＭＳ ゴシック"/>
            </w14:checkbox>
          </w:sdtPr>
          <w:sdtEndPr/>
          <w:sdtContent>
            <w:tc>
              <w:tcPr>
                <w:tcW w:w="567" w:type="dxa"/>
              </w:tcPr>
              <w:p w14:paraId="743CF878" w14:textId="77777777"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ＭＳ ゴシック"/>
              <w14:uncheckedState w14:val="2610" w14:font="ＭＳ ゴシック"/>
            </w14:checkbox>
          </w:sdtPr>
          <w:sdtEndPr/>
          <w:sdtContent>
            <w:tc>
              <w:tcPr>
                <w:tcW w:w="599" w:type="dxa"/>
              </w:tcPr>
              <w:p w14:paraId="62150B1A" w14:textId="77777777" w:rsidR="00567056" w:rsidRDefault="00567056" w:rsidP="007A4AE3">
                <w:pPr>
                  <w:jc w:val="center"/>
                </w:pPr>
                <w:r>
                  <w:rPr>
                    <w:rFonts w:ascii="MS Gothic" w:eastAsia="MS Gothic" w:hAnsi="MS Gothic" w:hint="eastAsia"/>
                  </w:rPr>
                  <w:t>☐</w:t>
                </w:r>
              </w:p>
            </w:tc>
          </w:sdtContent>
        </w:sdt>
      </w:tr>
      <w:tr w:rsidR="00567056" w14:paraId="0ECA8546"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314D989A" w14:textId="77777777" w:rsidR="00567056" w:rsidRDefault="00784FF8" w:rsidP="007A4AE3">
            <w:r>
              <w:t>B2</w:t>
            </w:r>
          </w:p>
        </w:tc>
        <w:tc>
          <w:tcPr>
            <w:tcW w:w="5244" w:type="dxa"/>
          </w:tcPr>
          <w:p w14:paraId="08E410F5" w14:textId="77777777"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ＭＳ ゴシック"/>
              <w14:uncheckedState w14:val="2610" w14:font="ＭＳ ゴシック"/>
            </w14:checkbox>
          </w:sdtPr>
          <w:sdtEndPr/>
          <w:sdtContent>
            <w:tc>
              <w:tcPr>
                <w:tcW w:w="567" w:type="dxa"/>
              </w:tcPr>
              <w:p w14:paraId="306B45A5" w14:textId="77777777"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ＭＳ ゴシック"/>
              <w14:uncheckedState w14:val="2610" w14:font="ＭＳ ゴシック"/>
            </w14:checkbox>
          </w:sdtPr>
          <w:sdtEndPr/>
          <w:sdtContent>
            <w:tc>
              <w:tcPr>
                <w:tcW w:w="567" w:type="dxa"/>
              </w:tcPr>
              <w:p w14:paraId="1E5B9F17"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ＭＳ ゴシック"/>
              <w14:uncheckedState w14:val="2610" w14:font="ＭＳ ゴシック"/>
            </w14:checkbox>
          </w:sdtPr>
          <w:sdtEndPr/>
          <w:sdtContent>
            <w:tc>
              <w:tcPr>
                <w:tcW w:w="567" w:type="dxa"/>
              </w:tcPr>
              <w:p w14:paraId="3BF2E828" w14:textId="77777777"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ＭＳ ゴシック"/>
              <w14:uncheckedState w14:val="2610" w14:font="ＭＳ ゴシック"/>
            </w14:checkbox>
          </w:sdtPr>
          <w:sdtEndPr/>
          <w:sdtContent>
            <w:tc>
              <w:tcPr>
                <w:tcW w:w="567" w:type="dxa"/>
              </w:tcPr>
              <w:p w14:paraId="70C12636"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ＭＳ ゴシック"/>
              <w14:uncheckedState w14:val="2610" w14:font="ＭＳ ゴシック"/>
            </w14:checkbox>
          </w:sdtPr>
          <w:sdtEndPr/>
          <w:sdtContent>
            <w:tc>
              <w:tcPr>
                <w:tcW w:w="567" w:type="dxa"/>
              </w:tcPr>
              <w:p w14:paraId="3CE3E419"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ＭＳ ゴシック"/>
              <w14:uncheckedState w14:val="2610" w14:font="ＭＳ ゴシック"/>
            </w14:checkbox>
          </w:sdtPr>
          <w:sdtEndPr/>
          <w:sdtContent>
            <w:tc>
              <w:tcPr>
                <w:tcW w:w="599" w:type="dxa"/>
              </w:tcPr>
              <w:p w14:paraId="0DB25DF0"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14:paraId="09CB2C81"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0A67940B" w14:textId="77777777" w:rsidR="00567056" w:rsidRDefault="00CB3AF7" w:rsidP="007A4AE3">
            <w:r>
              <w:t>B</w:t>
            </w:r>
            <w:r w:rsidR="00567056">
              <w:t>3</w:t>
            </w:r>
          </w:p>
        </w:tc>
        <w:tc>
          <w:tcPr>
            <w:tcW w:w="5244" w:type="dxa"/>
          </w:tcPr>
          <w:p w14:paraId="42A713A8" w14:textId="77777777"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ＭＳ ゴシック"/>
              <w14:uncheckedState w14:val="2610" w14:font="ＭＳ ゴシック"/>
            </w14:checkbox>
          </w:sdtPr>
          <w:sdtEndPr/>
          <w:sdtContent>
            <w:tc>
              <w:tcPr>
                <w:tcW w:w="567" w:type="dxa"/>
              </w:tcPr>
              <w:p w14:paraId="1EA9ED93" w14:textId="77777777"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ＭＳ ゴシック"/>
              <w14:uncheckedState w14:val="2610" w14:font="ＭＳ ゴシック"/>
            </w14:checkbox>
          </w:sdtPr>
          <w:sdtEndPr/>
          <w:sdtContent>
            <w:tc>
              <w:tcPr>
                <w:tcW w:w="567" w:type="dxa"/>
              </w:tcPr>
              <w:p w14:paraId="780BD633" w14:textId="77777777"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ＭＳ ゴシック"/>
              <w14:uncheckedState w14:val="2610" w14:font="ＭＳ ゴシック"/>
            </w14:checkbox>
          </w:sdtPr>
          <w:sdtEndPr/>
          <w:sdtContent>
            <w:tc>
              <w:tcPr>
                <w:tcW w:w="567" w:type="dxa"/>
              </w:tcPr>
              <w:p w14:paraId="79254C66"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ＭＳ ゴシック"/>
              <w14:uncheckedState w14:val="2610" w14:font="ＭＳ ゴシック"/>
            </w14:checkbox>
          </w:sdtPr>
          <w:sdtEndPr/>
          <w:sdtContent>
            <w:tc>
              <w:tcPr>
                <w:tcW w:w="567" w:type="dxa"/>
              </w:tcPr>
              <w:p w14:paraId="26F0D839"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ＭＳ ゴシック"/>
              <w14:uncheckedState w14:val="2610" w14:font="ＭＳ ゴシック"/>
            </w14:checkbox>
          </w:sdtPr>
          <w:sdtEndPr/>
          <w:sdtContent>
            <w:tc>
              <w:tcPr>
                <w:tcW w:w="567" w:type="dxa"/>
              </w:tcPr>
              <w:p w14:paraId="00A3BD3B"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ＭＳ ゴシック"/>
              <w14:uncheckedState w14:val="2610" w14:font="ＭＳ ゴシック"/>
            </w14:checkbox>
          </w:sdtPr>
          <w:sdtEndPr/>
          <w:sdtContent>
            <w:tc>
              <w:tcPr>
                <w:tcW w:w="599" w:type="dxa"/>
              </w:tcPr>
              <w:p w14:paraId="249F2E97" w14:textId="77777777"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14:paraId="5B8E3B02"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52770114" w14:textId="77777777" w:rsidR="00F36AB9" w:rsidRDefault="00F36AB9" w:rsidP="007A4AE3">
            <w:r>
              <w:t>B4</w:t>
            </w:r>
          </w:p>
        </w:tc>
        <w:tc>
          <w:tcPr>
            <w:tcW w:w="5244" w:type="dxa"/>
          </w:tcPr>
          <w:p w14:paraId="3A7144E7" w14:textId="77777777"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ＭＳ ゴシック"/>
              <w14:uncheckedState w14:val="2610" w14:font="ＭＳ ゴシック"/>
            </w14:checkbox>
          </w:sdtPr>
          <w:sdtEndPr/>
          <w:sdtContent>
            <w:tc>
              <w:tcPr>
                <w:tcW w:w="567" w:type="dxa"/>
              </w:tcPr>
              <w:p w14:paraId="266D31FA" w14:textId="77777777"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ＭＳ ゴシック"/>
              <w14:uncheckedState w14:val="2610" w14:font="ＭＳ ゴシック"/>
            </w14:checkbox>
          </w:sdtPr>
          <w:sdtEndPr/>
          <w:sdtContent>
            <w:tc>
              <w:tcPr>
                <w:tcW w:w="567" w:type="dxa"/>
              </w:tcPr>
              <w:p w14:paraId="4623186A" w14:textId="77777777"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ＭＳ ゴシック"/>
              <w14:uncheckedState w14:val="2610" w14:font="ＭＳ ゴシック"/>
            </w14:checkbox>
          </w:sdtPr>
          <w:sdtEndPr/>
          <w:sdtContent>
            <w:tc>
              <w:tcPr>
                <w:tcW w:w="567" w:type="dxa"/>
              </w:tcPr>
              <w:p w14:paraId="4B6C771E" w14:textId="77777777"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ＭＳ ゴシック"/>
              <w14:uncheckedState w14:val="2610" w14:font="ＭＳ ゴシック"/>
            </w14:checkbox>
          </w:sdtPr>
          <w:sdtEndPr/>
          <w:sdtContent>
            <w:tc>
              <w:tcPr>
                <w:tcW w:w="567" w:type="dxa"/>
              </w:tcPr>
              <w:p w14:paraId="1B22A739" w14:textId="77777777"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ＭＳ ゴシック"/>
              <w14:uncheckedState w14:val="2610" w14:font="ＭＳ ゴシック"/>
            </w14:checkbox>
          </w:sdtPr>
          <w:sdtEndPr/>
          <w:sdtContent>
            <w:tc>
              <w:tcPr>
                <w:tcW w:w="567" w:type="dxa"/>
              </w:tcPr>
              <w:p w14:paraId="1B75E9B6" w14:textId="77777777"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ＭＳ ゴシック"/>
              <w14:uncheckedState w14:val="2610" w14:font="ＭＳ ゴシック"/>
            </w14:checkbox>
          </w:sdtPr>
          <w:sdtEndPr/>
          <w:sdtContent>
            <w:tc>
              <w:tcPr>
                <w:tcW w:w="599" w:type="dxa"/>
              </w:tcPr>
              <w:p w14:paraId="1593A0D8" w14:textId="77777777" w:rsidR="00F36AB9" w:rsidRDefault="004F7CF6" w:rsidP="007A4AE3">
                <w:pPr>
                  <w:jc w:val="center"/>
                  <w:rPr>
                    <w:rFonts w:ascii="MS Gothic" w:eastAsia="MS Gothic" w:hAnsi="MS Gothic"/>
                  </w:rPr>
                </w:pPr>
                <w:r>
                  <w:rPr>
                    <w:rFonts w:ascii="MS Gothic" w:eastAsia="MS Gothic" w:hAnsi="MS Gothic" w:hint="eastAsia"/>
                  </w:rPr>
                  <w:t>☐</w:t>
                </w:r>
              </w:p>
            </w:tc>
          </w:sdtContent>
        </w:sdt>
      </w:tr>
    </w:tbl>
    <w:p w14:paraId="7A7AB2EF" w14:textId="77777777"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14:paraId="2672F426"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502F7AA7" w14:textId="77777777" w:rsidR="00BF5A5A" w:rsidRDefault="00BF5A5A" w:rsidP="007A4AE3">
            <w:r>
              <w:t>C</w:t>
            </w:r>
          </w:p>
        </w:tc>
        <w:tc>
          <w:tcPr>
            <w:tcW w:w="5244" w:type="dxa"/>
          </w:tcPr>
          <w:p w14:paraId="48812E03" w14:textId="77777777" w:rsidR="00BF5A5A" w:rsidRDefault="00BF5A5A" w:rsidP="007A4AE3">
            <w:r>
              <w:t>Fehlertoleranz</w:t>
            </w:r>
          </w:p>
        </w:tc>
        <w:tc>
          <w:tcPr>
            <w:tcW w:w="567" w:type="dxa"/>
          </w:tcPr>
          <w:p w14:paraId="1ECEFEA9" w14:textId="77777777" w:rsidR="00BF5A5A" w:rsidRDefault="00BF5A5A" w:rsidP="007A4AE3">
            <w:pPr>
              <w:jc w:val="center"/>
            </w:pPr>
            <w:r>
              <w:t>++</w:t>
            </w:r>
          </w:p>
        </w:tc>
        <w:tc>
          <w:tcPr>
            <w:tcW w:w="567" w:type="dxa"/>
          </w:tcPr>
          <w:p w14:paraId="060C5D82" w14:textId="77777777" w:rsidR="00BF5A5A" w:rsidRDefault="00BF5A5A" w:rsidP="007A4AE3">
            <w:pPr>
              <w:jc w:val="center"/>
            </w:pPr>
            <w:r>
              <w:t>+</w:t>
            </w:r>
          </w:p>
        </w:tc>
        <w:tc>
          <w:tcPr>
            <w:tcW w:w="567" w:type="dxa"/>
          </w:tcPr>
          <w:p w14:paraId="236BFBFA" w14:textId="77777777" w:rsidR="00BF5A5A" w:rsidRDefault="00BF5A5A" w:rsidP="007A4AE3">
            <w:pPr>
              <w:jc w:val="center"/>
            </w:pPr>
            <w:r>
              <w:t>=</w:t>
            </w:r>
          </w:p>
        </w:tc>
        <w:tc>
          <w:tcPr>
            <w:tcW w:w="567" w:type="dxa"/>
          </w:tcPr>
          <w:p w14:paraId="00AE5EB2" w14:textId="77777777" w:rsidR="00BF5A5A" w:rsidRDefault="00BF5A5A" w:rsidP="007A4AE3">
            <w:pPr>
              <w:jc w:val="center"/>
            </w:pPr>
            <w:r>
              <w:t>-</w:t>
            </w:r>
          </w:p>
        </w:tc>
        <w:tc>
          <w:tcPr>
            <w:tcW w:w="567" w:type="dxa"/>
          </w:tcPr>
          <w:p w14:paraId="3C7380F8" w14:textId="77777777" w:rsidR="00BF5A5A" w:rsidRDefault="00BF5A5A" w:rsidP="007A4AE3">
            <w:pPr>
              <w:jc w:val="center"/>
            </w:pPr>
            <w:r>
              <w:t>--</w:t>
            </w:r>
          </w:p>
        </w:tc>
        <w:tc>
          <w:tcPr>
            <w:tcW w:w="599" w:type="dxa"/>
          </w:tcPr>
          <w:p w14:paraId="36278DAD" w14:textId="77777777" w:rsidR="00BF5A5A" w:rsidRDefault="00BF5A5A" w:rsidP="007A4AE3">
            <w:pPr>
              <w:jc w:val="center"/>
            </w:pPr>
            <w:proofErr w:type="spellStart"/>
            <w:r>
              <w:t>kinb</w:t>
            </w:r>
            <w:proofErr w:type="spellEnd"/>
          </w:p>
        </w:tc>
      </w:tr>
      <w:tr w:rsidR="00BF5A5A" w14:paraId="210D83C5"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230D2887" w14:textId="77777777" w:rsidR="00BF5A5A" w:rsidRDefault="00BF5A5A" w:rsidP="007A4AE3">
            <w:r>
              <w:t>C1</w:t>
            </w:r>
          </w:p>
        </w:tc>
        <w:tc>
          <w:tcPr>
            <w:tcW w:w="5244" w:type="dxa"/>
          </w:tcPr>
          <w:p w14:paraId="4AD88AE6" w14:textId="77777777" w:rsidR="00BF5A5A" w:rsidRDefault="00043FBA" w:rsidP="007A4AE3">
            <w:r>
              <w:t>Wird ein falsches Filterkriterium gesetzt, kann dieses wieder entfernt werden</w:t>
            </w:r>
          </w:p>
        </w:tc>
        <w:sdt>
          <w:sdtPr>
            <w:id w:val="-1265456573"/>
            <w14:checkbox>
              <w14:checked w14:val="0"/>
              <w14:checkedState w14:val="2612" w14:font="ＭＳ ゴシック"/>
              <w14:uncheckedState w14:val="2610" w14:font="ＭＳ ゴシック"/>
            </w14:checkbox>
          </w:sdtPr>
          <w:sdtEndPr/>
          <w:sdtContent>
            <w:tc>
              <w:tcPr>
                <w:tcW w:w="567" w:type="dxa"/>
              </w:tcPr>
              <w:p w14:paraId="70557ACF" w14:textId="77777777" w:rsidR="00BF5A5A" w:rsidRDefault="00BF5A5A" w:rsidP="007A4AE3">
                <w:pPr>
                  <w:jc w:val="center"/>
                </w:pPr>
                <w:r>
                  <w:rPr>
                    <w:rFonts w:ascii="MS Gothic" w:eastAsia="MS Gothic" w:hint="eastAsia"/>
                  </w:rPr>
                  <w:t>☐</w:t>
                </w:r>
              </w:p>
            </w:tc>
          </w:sdtContent>
        </w:sdt>
        <w:sdt>
          <w:sdtPr>
            <w:id w:val="854620253"/>
            <w14:checkbox>
              <w14:checked w14:val="1"/>
              <w14:checkedState w14:val="2612" w14:font="ＭＳ ゴシック"/>
              <w14:uncheckedState w14:val="2610" w14:font="ＭＳ ゴシック"/>
            </w14:checkbox>
          </w:sdtPr>
          <w:sdtEndPr/>
          <w:sdtContent>
            <w:tc>
              <w:tcPr>
                <w:tcW w:w="567" w:type="dxa"/>
              </w:tcPr>
              <w:p w14:paraId="1A554E90" w14:textId="77777777"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ＭＳ ゴシック"/>
              <w14:uncheckedState w14:val="2610" w14:font="ＭＳ ゴシック"/>
            </w14:checkbox>
          </w:sdtPr>
          <w:sdtEndPr/>
          <w:sdtContent>
            <w:tc>
              <w:tcPr>
                <w:tcW w:w="567" w:type="dxa"/>
              </w:tcPr>
              <w:p w14:paraId="55B3AB6D" w14:textId="77777777"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ＭＳ ゴシック"/>
              <w14:uncheckedState w14:val="2610" w14:font="ＭＳ ゴシック"/>
            </w14:checkbox>
          </w:sdtPr>
          <w:sdtEndPr/>
          <w:sdtContent>
            <w:tc>
              <w:tcPr>
                <w:tcW w:w="567" w:type="dxa"/>
              </w:tcPr>
              <w:p w14:paraId="68C44884" w14:textId="77777777"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ＭＳ ゴシック"/>
              <w14:uncheckedState w14:val="2610" w14:font="ＭＳ ゴシック"/>
            </w14:checkbox>
          </w:sdtPr>
          <w:sdtEndPr/>
          <w:sdtContent>
            <w:tc>
              <w:tcPr>
                <w:tcW w:w="567" w:type="dxa"/>
              </w:tcPr>
              <w:p w14:paraId="4D1EDA93" w14:textId="77777777"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ＭＳ ゴシック"/>
              <w14:uncheckedState w14:val="2610" w14:font="ＭＳ ゴシック"/>
            </w14:checkbox>
          </w:sdtPr>
          <w:sdtEndPr/>
          <w:sdtContent>
            <w:tc>
              <w:tcPr>
                <w:tcW w:w="599" w:type="dxa"/>
              </w:tcPr>
              <w:p w14:paraId="33B42573" w14:textId="77777777" w:rsidR="00BF5A5A" w:rsidRDefault="00BF5A5A" w:rsidP="007A4AE3">
                <w:pPr>
                  <w:jc w:val="center"/>
                </w:pPr>
                <w:r>
                  <w:rPr>
                    <w:rFonts w:ascii="MS Gothic" w:eastAsia="MS Gothic" w:hAnsi="MS Gothic" w:hint="eastAsia"/>
                  </w:rPr>
                  <w:t>☐</w:t>
                </w:r>
              </w:p>
            </w:tc>
          </w:sdtContent>
        </w:sdt>
      </w:tr>
      <w:tr w:rsidR="00BF5A5A" w14:paraId="0BBDE2F2"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1E84F1FD" w14:textId="77777777" w:rsidR="00BF5A5A" w:rsidRDefault="00BF5A5A" w:rsidP="007A4AE3">
            <w:r>
              <w:t>C2</w:t>
            </w:r>
          </w:p>
        </w:tc>
        <w:tc>
          <w:tcPr>
            <w:tcW w:w="5244" w:type="dxa"/>
          </w:tcPr>
          <w:p w14:paraId="6D442D15" w14:textId="77777777" w:rsidR="00BF5A5A" w:rsidRDefault="008A3F72" w:rsidP="007A4AE3">
            <w:r>
              <w:t>Das Programm stürzt nicht ab</w:t>
            </w:r>
          </w:p>
        </w:tc>
        <w:sdt>
          <w:sdtPr>
            <w:rPr>
              <w:rFonts w:ascii="MS Gothic" w:eastAsia="MS Gothic" w:hint="eastAsia"/>
            </w:rPr>
            <w:id w:val="1704827286"/>
            <w14:checkbox>
              <w14:checked w14:val="0"/>
              <w14:checkedState w14:val="2612" w14:font="ＭＳ ゴシック"/>
              <w14:uncheckedState w14:val="2610" w14:font="ＭＳ ゴシック"/>
            </w14:checkbox>
          </w:sdtPr>
          <w:sdtEndPr/>
          <w:sdtContent>
            <w:tc>
              <w:tcPr>
                <w:tcW w:w="567" w:type="dxa"/>
              </w:tcPr>
              <w:p w14:paraId="6B8264FB" w14:textId="77777777"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ＭＳ ゴシック"/>
              <w14:uncheckedState w14:val="2610" w14:font="ＭＳ ゴシック"/>
            </w14:checkbox>
          </w:sdtPr>
          <w:sdtEndPr/>
          <w:sdtContent>
            <w:tc>
              <w:tcPr>
                <w:tcW w:w="567" w:type="dxa"/>
              </w:tcPr>
              <w:p w14:paraId="0468CFD2"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ＭＳ ゴシック"/>
              <w14:uncheckedState w14:val="2610" w14:font="ＭＳ ゴシック"/>
            </w14:checkbox>
          </w:sdtPr>
          <w:sdtEndPr/>
          <w:sdtContent>
            <w:tc>
              <w:tcPr>
                <w:tcW w:w="567" w:type="dxa"/>
              </w:tcPr>
              <w:p w14:paraId="43F96EA6"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ＭＳ ゴシック"/>
              <w14:uncheckedState w14:val="2610" w14:font="ＭＳ ゴシック"/>
            </w14:checkbox>
          </w:sdtPr>
          <w:sdtEndPr/>
          <w:sdtContent>
            <w:tc>
              <w:tcPr>
                <w:tcW w:w="567" w:type="dxa"/>
              </w:tcPr>
              <w:p w14:paraId="5316BB75"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ＭＳ ゴシック"/>
              <w14:uncheckedState w14:val="2610" w14:font="ＭＳ ゴシック"/>
            </w14:checkbox>
          </w:sdtPr>
          <w:sdtEndPr/>
          <w:sdtContent>
            <w:tc>
              <w:tcPr>
                <w:tcW w:w="567" w:type="dxa"/>
              </w:tcPr>
              <w:p w14:paraId="2A225996"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ＭＳ ゴシック"/>
              <w14:uncheckedState w14:val="2610" w14:font="ＭＳ ゴシック"/>
            </w14:checkbox>
          </w:sdtPr>
          <w:sdtEndPr/>
          <w:sdtContent>
            <w:tc>
              <w:tcPr>
                <w:tcW w:w="599" w:type="dxa"/>
              </w:tcPr>
              <w:p w14:paraId="02D3A06B" w14:textId="77777777"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14:paraId="3965CE42"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0EB808A1" w14:textId="77777777" w:rsidR="00BF5A5A" w:rsidRDefault="00BF5A5A" w:rsidP="007A4AE3">
            <w:r>
              <w:t>C3</w:t>
            </w:r>
          </w:p>
        </w:tc>
        <w:tc>
          <w:tcPr>
            <w:tcW w:w="5244" w:type="dxa"/>
          </w:tcPr>
          <w:p w14:paraId="452FC120" w14:textId="77777777"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ＭＳ ゴシック"/>
              <w14:uncheckedState w14:val="2610" w14:font="ＭＳ ゴシック"/>
            </w14:checkbox>
          </w:sdtPr>
          <w:sdtEndPr/>
          <w:sdtContent>
            <w:tc>
              <w:tcPr>
                <w:tcW w:w="567" w:type="dxa"/>
              </w:tcPr>
              <w:p w14:paraId="5410BF81" w14:textId="77777777"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ＭＳ ゴシック"/>
              <w14:uncheckedState w14:val="2610" w14:font="ＭＳ ゴシック"/>
            </w14:checkbox>
          </w:sdtPr>
          <w:sdtEndPr/>
          <w:sdtContent>
            <w:tc>
              <w:tcPr>
                <w:tcW w:w="567" w:type="dxa"/>
              </w:tcPr>
              <w:p w14:paraId="218F95FA"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ＭＳ ゴシック"/>
              <w14:uncheckedState w14:val="2610" w14:font="ＭＳ ゴシック"/>
            </w14:checkbox>
          </w:sdtPr>
          <w:sdtEndPr/>
          <w:sdtContent>
            <w:tc>
              <w:tcPr>
                <w:tcW w:w="567" w:type="dxa"/>
              </w:tcPr>
              <w:p w14:paraId="1C7950B2"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ＭＳ ゴシック"/>
              <w14:uncheckedState w14:val="2610" w14:font="ＭＳ ゴシック"/>
            </w14:checkbox>
          </w:sdtPr>
          <w:sdtEndPr/>
          <w:sdtContent>
            <w:tc>
              <w:tcPr>
                <w:tcW w:w="567" w:type="dxa"/>
              </w:tcPr>
              <w:p w14:paraId="75196AF8"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ＭＳ ゴシック"/>
              <w14:uncheckedState w14:val="2610" w14:font="ＭＳ ゴシック"/>
            </w14:checkbox>
          </w:sdtPr>
          <w:sdtEndPr/>
          <w:sdtContent>
            <w:tc>
              <w:tcPr>
                <w:tcW w:w="567" w:type="dxa"/>
              </w:tcPr>
              <w:p w14:paraId="6B298FAC" w14:textId="77777777"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ＭＳ ゴシック"/>
              <w14:uncheckedState w14:val="2610" w14:font="ＭＳ ゴシック"/>
            </w14:checkbox>
          </w:sdtPr>
          <w:sdtEndPr/>
          <w:sdtContent>
            <w:tc>
              <w:tcPr>
                <w:tcW w:w="599" w:type="dxa"/>
              </w:tcPr>
              <w:p w14:paraId="3479A2C2" w14:textId="77777777" w:rsidR="00BF5A5A" w:rsidRDefault="00533D73" w:rsidP="007A4AE3">
                <w:pPr>
                  <w:jc w:val="center"/>
                  <w:rPr>
                    <w:rFonts w:ascii="MS Gothic" w:eastAsia="MS Gothic" w:hAnsi="MS Gothic"/>
                  </w:rPr>
                </w:pPr>
                <w:r>
                  <w:rPr>
                    <w:rFonts w:ascii="MS Gothic" w:eastAsia="MS Gothic" w:hAnsi="MS Gothic" w:hint="eastAsia"/>
                  </w:rPr>
                  <w:t>☒</w:t>
                </w:r>
              </w:p>
            </w:tc>
          </w:sdtContent>
        </w:sdt>
      </w:tr>
    </w:tbl>
    <w:p w14:paraId="11A69564" w14:textId="77777777"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14:paraId="686DD801"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3EBDE7E2" w14:textId="77777777" w:rsidR="005D1E1F" w:rsidRDefault="005D1E1F" w:rsidP="007A4AE3">
            <w:r>
              <w:t>D</w:t>
            </w:r>
          </w:p>
        </w:tc>
        <w:tc>
          <w:tcPr>
            <w:tcW w:w="5244" w:type="dxa"/>
          </w:tcPr>
          <w:p w14:paraId="167598AE" w14:textId="77777777" w:rsidR="005D1E1F" w:rsidRDefault="005D1E1F" w:rsidP="007A4AE3">
            <w:r>
              <w:t>Zufriedenheit</w:t>
            </w:r>
          </w:p>
        </w:tc>
        <w:tc>
          <w:tcPr>
            <w:tcW w:w="567" w:type="dxa"/>
          </w:tcPr>
          <w:p w14:paraId="386EFAF1" w14:textId="77777777" w:rsidR="005D1E1F" w:rsidRDefault="005D1E1F" w:rsidP="007A4AE3">
            <w:pPr>
              <w:jc w:val="center"/>
            </w:pPr>
            <w:r>
              <w:t>++</w:t>
            </w:r>
          </w:p>
        </w:tc>
        <w:tc>
          <w:tcPr>
            <w:tcW w:w="567" w:type="dxa"/>
          </w:tcPr>
          <w:p w14:paraId="149DBE14" w14:textId="77777777" w:rsidR="005D1E1F" w:rsidRDefault="005D1E1F" w:rsidP="007A4AE3">
            <w:pPr>
              <w:jc w:val="center"/>
            </w:pPr>
            <w:r>
              <w:t>+</w:t>
            </w:r>
          </w:p>
        </w:tc>
        <w:tc>
          <w:tcPr>
            <w:tcW w:w="567" w:type="dxa"/>
          </w:tcPr>
          <w:p w14:paraId="0291C688" w14:textId="77777777" w:rsidR="005D1E1F" w:rsidRDefault="005D1E1F" w:rsidP="007A4AE3">
            <w:pPr>
              <w:jc w:val="center"/>
            </w:pPr>
            <w:r>
              <w:t>=</w:t>
            </w:r>
          </w:p>
        </w:tc>
        <w:tc>
          <w:tcPr>
            <w:tcW w:w="567" w:type="dxa"/>
          </w:tcPr>
          <w:p w14:paraId="2D7A0AE7" w14:textId="77777777" w:rsidR="005D1E1F" w:rsidRDefault="005D1E1F" w:rsidP="007A4AE3">
            <w:pPr>
              <w:jc w:val="center"/>
            </w:pPr>
            <w:r>
              <w:t>-</w:t>
            </w:r>
          </w:p>
        </w:tc>
        <w:tc>
          <w:tcPr>
            <w:tcW w:w="567" w:type="dxa"/>
          </w:tcPr>
          <w:p w14:paraId="3E00FBF0" w14:textId="77777777" w:rsidR="005D1E1F" w:rsidRDefault="005D1E1F" w:rsidP="007A4AE3">
            <w:pPr>
              <w:jc w:val="center"/>
            </w:pPr>
            <w:r>
              <w:t>--</w:t>
            </w:r>
          </w:p>
        </w:tc>
        <w:tc>
          <w:tcPr>
            <w:tcW w:w="599" w:type="dxa"/>
          </w:tcPr>
          <w:p w14:paraId="46CE039F" w14:textId="77777777" w:rsidR="005D1E1F" w:rsidRDefault="005D1E1F" w:rsidP="007A4AE3">
            <w:pPr>
              <w:jc w:val="center"/>
            </w:pPr>
            <w:proofErr w:type="spellStart"/>
            <w:r>
              <w:t>kinb</w:t>
            </w:r>
            <w:proofErr w:type="spellEnd"/>
          </w:p>
        </w:tc>
      </w:tr>
      <w:tr w:rsidR="005D1E1F" w14:paraId="4FF382DF"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5904981F" w14:textId="77777777" w:rsidR="005D1E1F" w:rsidRDefault="001D734D" w:rsidP="007A4AE3">
            <w:r>
              <w:t>D</w:t>
            </w:r>
            <w:r w:rsidR="005D1E1F">
              <w:t>1</w:t>
            </w:r>
          </w:p>
        </w:tc>
        <w:tc>
          <w:tcPr>
            <w:tcW w:w="5244" w:type="dxa"/>
          </w:tcPr>
          <w:p w14:paraId="204CBD79" w14:textId="77777777" w:rsidR="005D1E1F" w:rsidRDefault="00115272" w:rsidP="007A4AE3">
            <w:r>
              <w:t>Die Applikation ist einfach zu benutzen</w:t>
            </w:r>
          </w:p>
        </w:tc>
        <w:sdt>
          <w:sdtPr>
            <w:id w:val="-158310381"/>
            <w14:checkbox>
              <w14:checked w14:val="1"/>
              <w14:checkedState w14:val="2612" w14:font="ＭＳ ゴシック"/>
              <w14:uncheckedState w14:val="2610" w14:font="ＭＳ ゴシック"/>
            </w14:checkbox>
          </w:sdtPr>
          <w:sdtEndPr/>
          <w:sdtContent>
            <w:tc>
              <w:tcPr>
                <w:tcW w:w="567" w:type="dxa"/>
              </w:tcPr>
              <w:p w14:paraId="3B0D8720" w14:textId="77777777"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ＭＳ ゴシック"/>
              <w14:uncheckedState w14:val="2610" w14:font="ＭＳ ゴシック"/>
            </w14:checkbox>
          </w:sdtPr>
          <w:sdtEndPr/>
          <w:sdtContent>
            <w:tc>
              <w:tcPr>
                <w:tcW w:w="567" w:type="dxa"/>
              </w:tcPr>
              <w:p w14:paraId="1105AAFF" w14:textId="77777777"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ＭＳ ゴシック"/>
              <w14:uncheckedState w14:val="2610" w14:font="ＭＳ ゴシック"/>
            </w14:checkbox>
          </w:sdtPr>
          <w:sdtEndPr/>
          <w:sdtContent>
            <w:tc>
              <w:tcPr>
                <w:tcW w:w="567" w:type="dxa"/>
              </w:tcPr>
              <w:p w14:paraId="217DC058" w14:textId="77777777"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ＭＳ ゴシック"/>
              <w14:uncheckedState w14:val="2610" w14:font="ＭＳ ゴシック"/>
            </w14:checkbox>
          </w:sdtPr>
          <w:sdtEndPr/>
          <w:sdtContent>
            <w:tc>
              <w:tcPr>
                <w:tcW w:w="567" w:type="dxa"/>
              </w:tcPr>
              <w:p w14:paraId="7048C349" w14:textId="77777777"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ＭＳ ゴシック"/>
              <w14:uncheckedState w14:val="2610" w14:font="ＭＳ ゴシック"/>
            </w14:checkbox>
          </w:sdtPr>
          <w:sdtEndPr/>
          <w:sdtContent>
            <w:tc>
              <w:tcPr>
                <w:tcW w:w="567" w:type="dxa"/>
              </w:tcPr>
              <w:p w14:paraId="3278C720" w14:textId="77777777"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ＭＳ ゴシック"/>
              <w14:uncheckedState w14:val="2610" w14:font="ＭＳ ゴシック"/>
            </w14:checkbox>
          </w:sdtPr>
          <w:sdtEndPr/>
          <w:sdtContent>
            <w:tc>
              <w:tcPr>
                <w:tcW w:w="599" w:type="dxa"/>
              </w:tcPr>
              <w:p w14:paraId="5E7BD6FD" w14:textId="77777777" w:rsidR="005D1E1F" w:rsidRDefault="005D1E1F" w:rsidP="007A4AE3">
                <w:pPr>
                  <w:jc w:val="center"/>
                </w:pPr>
                <w:r>
                  <w:rPr>
                    <w:rFonts w:ascii="MS Gothic" w:eastAsia="MS Gothic" w:hAnsi="MS Gothic" w:hint="eastAsia"/>
                  </w:rPr>
                  <w:t>☐</w:t>
                </w:r>
              </w:p>
            </w:tc>
          </w:sdtContent>
        </w:sdt>
      </w:tr>
      <w:tr w:rsidR="005D1E1F" w14:paraId="0A328A6E"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4BF0927B" w14:textId="77777777" w:rsidR="005D1E1F" w:rsidRDefault="001D734D" w:rsidP="007A4AE3">
            <w:r>
              <w:t>D</w:t>
            </w:r>
            <w:r w:rsidR="005D1E1F">
              <w:t>2</w:t>
            </w:r>
          </w:p>
        </w:tc>
        <w:tc>
          <w:tcPr>
            <w:tcW w:w="5244" w:type="dxa"/>
          </w:tcPr>
          <w:p w14:paraId="673060FB" w14:textId="77777777" w:rsidR="005D1E1F" w:rsidRDefault="00115272" w:rsidP="007A4AE3">
            <w:r>
              <w:t>Die Applikation ist angenehm zu bedienen</w:t>
            </w:r>
          </w:p>
        </w:tc>
        <w:sdt>
          <w:sdtPr>
            <w:rPr>
              <w:rFonts w:ascii="MS Gothic" w:eastAsia="MS Gothic" w:hint="eastAsia"/>
            </w:rPr>
            <w:id w:val="351916474"/>
            <w14:checkbox>
              <w14:checked w14:val="0"/>
              <w14:checkedState w14:val="2612" w14:font="ＭＳ ゴシック"/>
              <w14:uncheckedState w14:val="2610" w14:font="ＭＳ ゴシック"/>
            </w14:checkbox>
          </w:sdtPr>
          <w:sdtEndPr/>
          <w:sdtContent>
            <w:tc>
              <w:tcPr>
                <w:tcW w:w="567" w:type="dxa"/>
              </w:tcPr>
              <w:p w14:paraId="46057764" w14:textId="77777777"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ＭＳ ゴシック"/>
              <w14:uncheckedState w14:val="2610" w14:font="ＭＳ ゴシック"/>
            </w14:checkbox>
          </w:sdtPr>
          <w:sdtEndPr/>
          <w:sdtContent>
            <w:tc>
              <w:tcPr>
                <w:tcW w:w="567" w:type="dxa"/>
              </w:tcPr>
              <w:p w14:paraId="5AC21AFB" w14:textId="77777777"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ＭＳ ゴシック"/>
              <w14:uncheckedState w14:val="2610" w14:font="ＭＳ ゴシック"/>
            </w14:checkbox>
          </w:sdtPr>
          <w:sdtEndPr/>
          <w:sdtContent>
            <w:tc>
              <w:tcPr>
                <w:tcW w:w="567" w:type="dxa"/>
              </w:tcPr>
              <w:p w14:paraId="6391FF59"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ＭＳ ゴシック"/>
              <w14:uncheckedState w14:val="2610" w14:font="ＭＳ ゴシック"/>
            </w14:checkbox>
          </w:sdtPr>
          <w:sdtEndPr/>
          <w:sdtContent>
            <w:tc>
              <w:tcPr>
                <w:tcW w:w="567" w:type="dxa"/>
              </w:tcPr>
              <w:p w14:paraId="72FDF64F"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ＭＳ ゴシック"/>
              <w14:uncheckedState w14:val="2610" w14:font="ＭＳ ゴシック"/>
            </w14:checkbox>
          </w:sdtPr>
          <w:sdtEndPr/>
          <w:sdtContent>
            <w:tc>
              <w:tcPr>
                <w:tcW w:w="567" w:type="dxa"/>
              </w:tcPr>
              <w:p w14:paraId="13DF3401"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ＭＳ ゴシック"/>
              <w14:uncheckedState w14:val="2610" w14:font="ＭＳ ゴシック"/>
            </w14:checkbox>
          </w:sdtPr>
          <w:sdtEndPr/>
          <w:sdtContent>
            <w:tc>
              <w:tcPr>
                <w:tcW w:w="599" w:type="dxa"/>
              </w:tcPr>
              <w:p w14:paraId="74DAD537"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14:paraId="4C848288"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4FF563B8" w14:textId="77777777" w:rsidR="005D1E1F" w:rsidRDefault="001D734D" w:rsidP="007A4AE3">
            <w:r>
              <w:t>D</w:t>
            </w:r>
            <w:r w:rsidR="005D1E1F">
              <w:t>3</w:t>
            </w:r>
          </w:p>
        </w:tc>
        <w:tc>
          <w:tcPr>
            <w:tcW w:w="5244" w:type="dxa"/>
          </w:tcPr>
          <w:p w14:paraId="13FF67CF" w14:textId="77777777" w:rsidR="005D1E1F" w:rsidRDefault="00AB1519" w:rsidP="007A4AE3">
            <w:r>
              <w:t>Die einzelnen Felder sind selbsterklärend</w:t>
            </w:r>
          </w:p>
        </w:tc>
        <w:sdt>
          <w:sdtPr>
            <w:rPr>
              <w:rFonts w:ascii="MS Gothic" w:eastAsia="MS Gothic" w:hint="eastAsia"/>
            </w:rPr>
            <w:id w:val="-1252961883"/>
            <w14:checkbox>
              <w14:checked w14:val="1"/>
              <w14:checkedState w14:val="2612" w14:font="ＭＳ ゴシック"/>
              <w14:uncheckedState w14:val="2610" w14:font="ＭＳ ゴシック"/>
            </w14:checkbox>
          </w:sdtPr>
          <w:sdtEndPr/>
          <w:sdtContent>
            <w:tc>
              <w:tcPr>
                <w:tcW w:w="567" w:type="dxa"/>
              </w:tcPr>
              <w:p w14:paraId="483E1B22" w14:textId="77777777"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ＭＳ ゴシック"/>
              <w14:uncheckedState w14:val="2610" w14:font="ＭＳ ゴシック"/>
            </w14:checkbox>
          </w:sdtPr>
          <w:sdtEndPr/>
          <w:sdtContent>
            <w:tc>
              <w:tcPr>
                <w:tcW w:w="567" w:type="dxa"/>
              </w:tcPr>
              <w:p w14:paraId="11A3C444"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ＭＳ ゴシック"/>
              <w14:uncheckedState w14:val="2610" w14:font="ＭＳ ゴシック"/>
            </w14:checkbox>
          </w:sdtPr>
          <w:sdtEndPr/>
          <w:sdtContent>
            <w:tc>
              <w:tcPr>
                <w:tcW w:w="567" w:type="dxa"/>
              </w:tcPr>
              <w:p w14:paraId="52AD212B"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ＭＳ ゴシック"/>
              <w14:uncheckedState w14:val="2610" w14:font="ＭＳ ゴシック"/>
            </w14:checkbox>
          </w:sdtPr>
          <w:sdtEndPr/>
          <w:sdtContent>
            <w:tc>
              <w:tcPr>
                <w:tcW w:w="567" w:type="dxa"/>
              </w:tcPr>
              <w:p w14:paraId="56DE5EDD"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ＭＳ ゴシック"/>
              <w14:uncheckedState w14:val="2610" w14:font="ＭＳ ゴシック"/>
            </w14:checkbox>
          </w:sdtPr>
          <w:sdtEndPr/>
          <w:sdtContent>
            <w:tc>
              <w:tcPr>
                <w:tcW w:w="567" w:type="dxa"/>
              </w:tcPr>
              <w:p w14:paraId="2BEA21DF"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ＭＳ ゴシック"/>
              <w14:uncheckedState w14:val="2610" w14:font="ＭＳ ゴシック"/>
            </w14:checkbox>
          </w:sdtPr>
          <w:sdtEndPr/>
          <w:sdtContent>
            <w:tc>
              <w:tcPr>
                <w:tcW w:w="599" w:type="dxa"/>
              </w:tcPr>
              <w:p w14:paraId="50223CD4" w14:textId="77777777" w:rsidR="005D1E1F" w:rsidRDefault="005D1E1F" w:rsidP="007A4AE3">
                <w:pPr>
                  <w:jc w:val="center"/>
                  <w:rPr>
                    <w:rFonts w:ascii="MS Gothic" w:eastAsia="MS Gothic" w:hAnsi="MS Gothic"/>
                  </w:rPr>
                </w:pPr>
                <w:r>
                  <w:rPr>
                    <w:rFonts w:ascii="MS Gothic" w:eastAsia="MS Gothic" w:hAnsi="MS Gothic" w:hint="eastAsia"/>
                  </w:rPr>
                  <w:t>☐</w:t>
                </w:r>
              </w:p>
            </w:tc>
          </w:sdtContent>
        </w:sdt>
      </w:tr>
    </w:tbl>
    <w:p w14:paraId="12907C5E" w14:textId="77777777"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14:paraId="52CADD9A"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4BFFD746" w14:textId="77777777" w:rsidR="001675F2" w:rsidRDefault="001675F2" w:rsidP="007A4AE3">
            <w:r>
              <w:t>E</w:t>
            </w:r>
          </w:p>
        </w:tc>
        <w:tc>
          <w:tcPr>
            <w:tcW w:w="5244" w:type="dxa"/>
          </w:tcPr>
          <w:p w14:paraId="30F269F4" w14:textId="77777777" w:rsidR="001675F2" w:rsidRDefault="001675F2" w:rsidP="007A4AE3">
            <w:r>
              <w:t>Erlernbarkeit</w:t>
            </w:r>
          </w:p>
        </w:tc>
        <w:tc>
          <w:tcPr>
            <w:tcW w:w="567" w:type="dxa"/>
          </w:tcPr>
          <w:p w14:paraId="5ED78118" w14:textId="77777777" w:rsidR="001675F2" w:rsidRDefault="001675F2" w:rsidP="007A4AE3">
            <w:pPr>
              <w:jc w:val="center"/>
            </w:pPr>
            <w:r>
              <w:t>++</w:t>
            </w:r>
          </w:p>
        </w:tc>
        <w:tc>
          <w:tcPr>
            <w:tcW w:w="567" w:type="dxa"/>
          </w:tcPr>
          <w:p w14:paraId="0C804C31" w14:textId="77777777" w:rsidR="001675F2" w:rsidRDefault="001675F2" w:rsidP="007A4AE3">
            <w:pPr>
              <w:jc w:val="center"/>
            </w:pPr>
            <w:r>
              <w:t>+</w:t>
            </w:r>
          </w:p>
        </w:tc>
        <w:tc>
          <w:tcPr>
            <w:tcW w:w="567" w:type="dxa"/>
          </w:tcPr>
          <w:p w14:paraId="30F79871" w14:textId="77777777" w:rsidR="001675F2" w:rsidRDefault="001675F2" w:rsidP="007A4AE3">
            <w:pPr>
              <w:jc w:val="center"/>
            </w:pPr>
            <w:r>
              <w:t>=</w:t>
            </w:r>
          </w:p>
        </w:tc>
        <w:tc>
          <w:tcPr>
            <w:tcW w:w="567" w:type="dxa"/>
          </w:tcPr>
          <w:p w14:paraId="259FFA13" w14:textId="77777777" w:rsidR="001675F2" w:rsidRDefault="001675F2" w:rsidP="007A4AE3">
            <w:pPr>
              <w:jc w:val="center"/>
            </w:pPr>
            <w:r>
              <w:t>-</w:t>
            </w:r>
          </w:p>
        </w:tc>
        <w:tc>
          <w:tcPr>
            <w:tcW w:w="567" w:type="dxa"/>
          </w:tcPr>
          <w:p w14:paraId="05496846" w14:textId="77777777" w:rsidR="001675F2" w:rsidRDefault="001675F2" w:rsidP="007A4AE3">
            <w:pPr>
              <w:jc w:val="center"/>
            </w:pPr>
            <w:r>
              <w:t>--</w:t>
            </w:r>
          </w:p>
        </w:tc>
        <w:tc>
          <w:tcPr>
            <w:tcW w:w="599" w:type="dxa"/>
          </w:tcPr>
          <w:p w14:paraId="6C31EFD6" w14:textId="77777777" w:rsidR="001675F2" w:rsidRDefault="001675F2" w:rsidP="007A4AE3">
            <w:pPr>
              <w:jc w:val="center"/>
            </w:pPr>
            <w:proofErr w:type="spellStart"/>
            <w:r>
              <w:t>kinb</w:t>
            </w:r>
            <w:proofErr w:type="spellEnd"/>
          </w:p>
        </w:tc>
      </w:tr>
      <w:tr w:rsidR="001675F2" w14:paraId="27A4B0F5"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4BA43656" w14:textId="77777777" w:rsidR="001675F2" w:rsidRDefault="004E491A" w:rsidP="007A4AE3">
            <w:r>
              <w:t>E</w:t>
            </w:r>
            <w:r w:rsidR="001675F2">
              <w:t>1</w:t>
            </w:r>
          </w:p>
        </w:tc>
        <w:tc>
          <w:tcPr>
            <w:tcW w:w="5244" w:type="dxa"/>
          </w:tcPr>
          <w:p w14:paraId="75C54F77" w14:textId="77777777" w:rsidR="001675F2" w:rsidRDefault="00D37EF1" w:rsidP="007A4AE3">
            <w:r>
              <w:t>Die Applikation ist einfach zu bedienen</w:t>
            </w:r>
          </w:p>
        </w:tc>
        <w:sdt>
          <w:sdtPr>
            <w:id w:val="1586042092"/>
            <w14:checkbox>
              <w14:checked w14:val="1"/>
              <w14:checkedState w14:val="2612" w14:font="ＭＳ ゴシック"/>
              <w14:uncheckedState w14:val="2610" w14:font="ＭＳ ゴシック"/>
            </w14:checkbox>
          </w:sdtPr>
          <w:sdtEndPr/>
          <w:sdtContent>
            <w:tc>
              <w:tcPr>
                <w:tcW w:w="567" w:type="dxa"/>
              </w:tcPr>
              <w:p w14:paraId="2D867A59" w14:textId="77777777"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ＭＳ ゴシック"/>
              <w14:uncheckedState w14:val="2610" w14:font="ＭＳ ゴシック"/>
            </w14:checkbox>
          </w:sdtPr>
          <w:sdtEndPr/>
          <w:sdtContent>
            <w:tc>
              <w:tcPr>
                <w:tcW w:w="567" w:type="dxa"/>
              </w:tcPr>
              <w:p w14:paraId="1B107463" w14:textId="77777777"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ＭＳ ゴシック"/>
              <w14:uncheckedState w14:val="2610" w14:font="ＭＳ ゴシック"/>
            </w14:checkbox>
          </w:sdtPr>
          <w:sdtEndPr/>
          <w:sdtContent>
            <w:tc>
              <w:tcPr>
                <w:tcW w:w="567" w:type="dxa"/>
              </w:tcPr>
              <w:p w14:paraId="614DBB73" w14:textId="77777777"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ＭＳ ゴシック"/>
              <w14:uncheckedState w14:val="2610" w14:font="ＭＳ ゴシック"/>
            </w14:checkbox>
          </w:sdtPr>
          <w:sdtEndPr/>
          <w:sdtContent>
            <w:tc>
              <w:tcPr>
                <w:tcW w:w="567" w:type="dxa"/>
              </w:tcPr>
              <w:p w14:paraId="7E1D2189" w14:textId="77777777"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ＭＳ ゴシック"/>
              <w14:uncheckedState w14:val="2610" w14:font="ＭＳ ゴシック"/>
            </w14:checkbox>
          </w:sdtPr>
          <w:sdtEndPr/>
          <w:sdtContent>
            <w:tc>
              <w:tcPr>
                <w:tcW w:w="567" w:type="dxa"/>
              </w:tcPr>
              <w:p w14:paraId="3E9C8127" w14:textId="77777777"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ＭＳ ゴシック"/>
              <w14:uncheckedState w14:val="2610" w14:font="ＭＳ ゴシック"/>
            </w14:checkbox>
          </w:sdtPr>
          <w:sdtEndPr/>
          <w:sdtContent>
            <w:tc>
              <w:tcPr>
                <w:tcW w:w="599" w:type="dxa"/>
              </w:tcPr>
              <w:p w14:paraId="15137CBA" w14:textId="77777777" w:rsidR="001675F2" w:rsidRDefault="001675F2" w:rsidP="007A4AE3">
                <w:pPr>
                  <w:jc w:val="center"/>
                </w:pPr>
                <w:r>
                  <w:rPr>
                    <w:rFonts w:ascii="MS Gothic" w:eastAsia="MS Gothic" w:hAnsi="MS Gothic" w:hint="eastAsia"/>
                  </w:rPr>
                  <w:t>☐</w:t>
                </w:r>
              </w:p>
            </w:tc>
          </w:sdtContent>
        </w:sdt>
      </w:tr>
      <w:tr w:rsidR="001675F2" w14:paraId="1D35021A"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7425621F" w14:textId="77777777" w:rsidR="001675F2" w:rsidRDefault="004E491A" w:rsidP="007A4AE3">
            <w:r>
              <w:t>E</w:t>
            </w:r>
            <w:r w:rsidR="001675F2">
              <w:t>2</w:t>
            </w:r>
          </w:p>
        </w:tc>
        <w:tc>
          <w:tcPr>
            <w:tcW w:w="5244" w:type="dxa"/>
          </w:tcPr>
          <w:p w14:paraId="5932252A" w14:textId="77777777"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ＭＳ ゴシック"/>
              <w14:uncheckedState w14:val="2610" w14:font="ＭＳ ゴシック"/>
            </w14:checkbox>
          </w:sdtPr>
          <w:sdtEndPr/>
          <w:sdtContent>
            <w:tc>
              <w:tcPr>
                <w:tcW w:w="567" w:type="dxa"/>
              </w:tcPr>
              <w:p w14:paraId="73C8974B" w14:textId="77777777"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ＭＳ ゴシック"/>
              <w14:uncheckedState w14:val="2610" w14:font="ＭＳ ゴシック"/>
            </w14:checkbox>
          </w:sdtPr>
          <w:sdtEndPr/>
          <w:sdtContent>
            <w:tc>
              <w:tcPr>
                <w:tcW w:w="567" w:type="dxa"/>
              </w:tcPr>
              <w:p w14:paraId="71610CAF"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ＭＳ ゴシック"/>
              <w14:uncheckedState w14:val="2610" w14:font="ＭＳ ゴシック"/>
            </w14:checkbox>
          </w:sdtPr>
          <w:sdtEndPr/>
          <w:sdtContent>
            <w:tc>
              <w:tcPr>
                <w:tcW w:w="567" w:type="dxa"/>
              </w:tcPr>
              <w:p w14:paraId="333079E8" w14:textId="77777777"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ＭＳ ゴシック"/>
              <w14:uncheckedState w14:val="2610" w14:font="ＭＳ ゴシック"/>
            </w14:checkbox>
          </w:sdtPr>
          <w:sdtEndPr/>
          <w:sdtContent>
            <w:tc>
              <w:tcPr>
                <w:tcW w:w="567" w:type="dxa"/>
              </w:tcPr>
              <w:p w14:paraId="65C17526"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ＭＳ ゴシック"/>
              <w14:uncheckedState w14:val="2610" w14:font="ＭＳ ゴシック"/>
            </w14:checkbox>
          </w:sdtPr>
          <w:sdtEndPr/>
          <w:sdtContent>
            <w:tc>
              <w:tcPr>
                <w:tcW w:w="567" w:type="dxa"/>
              </w:tcPr>
              <w:p w14:paraId="49B811AA"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ＭＳ ゴシック"/>
              <w14:uncheckedState w14:val="2610" w14:font="ＭＳ ゴシック"/>
            </w14:checkbox>
          </w:sdtPr>
          <w:sdtEndPr/>
          <w:sdtContent>
            <w:tc>
              <w:tcPr>
                <w:tcW w:w="599" w:type="dxa"/>
              </w:tcPr>
              <w:p w14:paraId="358A7EF3"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14:paraId="6E57E15C"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159E6069" w14:textId="77777777" w:rsidR="001675F2" w:rsidRDefault="004E491A" w:rsidP="007A4AE3">
            <w:r>
              <w:t>E</w:t>
            </w:r>
            <w:r w:rsidR="001675F2">
              <w:t>3</w:t>
            </w:r>
          </w:p>
        </w:tc>
        <w:tc>
          <w:tcPr>
            <w:tcW w:w="5244" w:type="dxa"/>
          </w:tcPr>
          <w:p w14:paraId="77E56220" w14:textId="77777777"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ＭＳ ゴシック"/>
              <w14:uncheckedState w14:val="2610" w14:font="ＭＳ ゴシック"/>
            </w14:checkbox>
          </w:sdtPr>
          <w:sdtEndPr/>
          <w:sdtContent>
            <w:tc>
              <w:tcPr>
                <w:tcW w:w="567" w:type="dxa"/>
              </w:tcPr>
              <w:p w14:paraId="35F2587E" w14:textId="77777777"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ＭＳ ゴシック"/>
              <w14:uncheckedState w14:val="2610" w14:font="ＭＳ ゴシック"/>
            </w14:checkbox>
          </w:sdtPr>
          <w:sdtEndPr/>
          <w:sdtContent>
            <w:tc>
              <w:tcPr>
                <w:tcW w:w="567" w:type="dxa"/>
              </w:tcPr>
              <w:p w14:paraId="2D399EC9"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ＭＳ ゴシック"/>
              <w14:uncheckedState w14:val="2610" w14:font="ＭＳ ゴシック"/>
            </w14:checkbox>
          </w:sdtPr>
          <w:sdtEndPr/>
          <w:sdtContent>
            <w:tc>
              <w:tcPr>
                <w:tcW w:w="567" w:type="dxa"/>
              </w:tcPr>
              <w:p w14:paraId="168D43AA"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ＭＳ ゴシック"/>
              <w14:uncheckedState w14:val="2610" w14:font="ＭＳ ゴシック"/>
            </w14:checkbox>
          </w:sdtPr>
          <w:sdtEndPr/>
          <w:sdtContent>
            <w:tc>
              <w:tcPr>
                <w:tcW w:w="567" w:type="dxa"/>
              </w:tcPr>
              <w:p w14:paraId="44697E8A"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ＭＳ ゴシック"/>
              <w14:uncheckedState w14:val="2610" w14:font="ＭＳ ゴシック"/>
            </w14:checkbox>
          </w:sdtPr>
          <w:sdtEndPr/>
          <w:sdtContent>
            <w:tc>
              <w:tcPr>
                <w:tcW w:w="567" w:type="dxa"/>
              </w:tcPr>
              <w:p w14:paraId="1E284D4D"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ＭＳ ゴシック"/>
              <w14:uncheckedState w14:val="2610" w14:font="ＭＳ ゴシック"/>
            </w14:checkbox>
          </w:sdtPr>
          <w:sdtEndPr/>
          <w:sdtContent>
            <w:tc>
              <w:tcPr>
                <w:tcW w:w="599" w:type="dxa"/>
              </w:tcPr>
              <w:p w14:paraId="0B2A3C4C" w14:textId="77777777" w:rsidR="001675F2" w:rsidRDefault="001675F2" w:rsidP="007A4AE3">
                <w:pPr>
                  <w:jc w:val="center"/>
                  <w:rPr>
                    <w:rFonts w:ascii="MS Gothic" w:eastAsia="MS Gothic" w:hAnsi="MS Gothic"/>
                  </w:rPr>
                </w:pPr>
                <w:r>
                  <w:rPr>
                    <w:rFonts w:ascii="MS Gothic" w:eastAsia="MS Gothic" w:hAnsi="MS Gothic" w:hint="eastAsia"/>
                  </w:rPr>
                  <w:t>☐</w:t>
                </w:r>
              </w:p>
            </w:tc>
          </w:sdtContent>
        </w:sdt>
      </w:tr>
    </w:tbl>
    <w:p w14:paraId="3C6D77A4" w14:textId="77777777"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14:paraId="152280CA" w14:textId="77777777" w:rsidTr="00FD6141">
        <w:trPr>
          <w:cnfStyle w:val="100000000000" w:firstRow="1" w:lastRow="0" w:firstColumn="0" w:lastColumn="0" w:oddVBand="0" w:evenVBand="0" w:oddHBand="0" w:evenHBand="0" w:firstRowFirstColumn="0" w:firstRowLastColumn="0" w:lastRowFirstColumn="0" w:lastRowLastColumn="0"/>
        </w:trPr>
        <w:tc>
          <w:tcPr>
            <w:tcW w:w="534" w:type="dxa"/>
          </w:tcPr>
          <w:p w14:paraId="4E9393BD" w14:textId="77777777" w:rsidR="00F239A3" w:rsidRDefault="00F239A3" w:rsidP="007A4AE3">
            <w:r>
              <w:t>F</w:t>
            </w:r>
          </w:p>
        </w:tc>
        <w:tc>
          <w:tcPr>
            <w:tcW w:w="5244" w:type="dxa"/>
          </w:tcPr>
          <w:p w14:paraId="0E97863D" w14:textId="77777777" w:rsidR="00F239A3" w:rsidRDefault="00F239A3" w:rsidP="007A4AE3">
            <w:r>
              <w:t>Design</w:t>
            </w:r>
          </w:p>
        </w:tc>
        <w:tc>
          <w:tcPr>
            <w:tcW w:w="567" w:type="dxa"/>
          </w:tcPr>
          <w:p w14:paraId="66059E0F" w14:textId="77777777" w:rsidR="00F239A3" w:rsidRDefault="00F239A3" w:rsidP="007A4AE3">
            <w:pPr>
              <w:jc w:val="center"/>
            </w:pPr>
            <w:r>
              <w:t>++</w:t>
            </w:r>
          </w:p>
        </w:tc>
        <w:tc>
          <w:tcPr>
            <w:tcW w:w="567" w:type="dxa"/>
          </w:tcPr>
          <w:p w14:paraId="008DA5BB" w14:textId="77777777" w:rsidR="00F239A3" w:rsidRDefault="00F239A3" w:rsidP="007A4AE3">
            <w:pPr>
              <w:jc w:val="center"/>
            </w:pPr>
            <w:r>
              <w:t>+</w:t>
            </w:r>
          </w:p>
        </w:tc>
        <w:tc>
          <w:tcPr>
            <w:tcW w:w="567" w:type="dxa"/>
          </w:tcPr>
          <w:p w14:paraId="551BA936" w14:textId="77777777" w:rsidR="00F239A3" w:rsidRDefault="00F239A3" w:rsidP="007A4AE3">
            <w:pPr>
              <w:jc w:val="center"/>
            </w:pPr>
            <w:r>
              <w:t>=</w:t>
            </w:r>
          </w:p>
        </w:tc>
        <w:tc>
          <w:tcPr>
            <w:tcW w:w="567" w:type="dxa"/>
          </w:tcPr>
          <w:p w14:paraId="213751E4" w14:textId="77777777" w:rsidR="00F239A3" w:rsidRDefault="00F239A3" w:rsidP="007A4AE3">
            <w:pPr>
              <w:jc w:val="center"/>
            </w:pPr>
            <w:r>
              <w:t>-</w:t>
            </w:r>
          </w:p>
        </w:tc>
        <w:tc>
          <w:tcPr>
            <w:tcW w:w="567" w:type="dxa"/>
          </w:tcPr>
          <w:p w14:paraId="624D4B87" w14:textId="77777777" w:rsidR="00F239A3" w:rsidRDefault="00F239A3" w:rsidP="007A4AE3">
            <w:pPr>
              <w:jc w:val="center"/>
            </w:pPr>
            <w:r>
              <w:t>--</w:t>
            </w:r>
          </w:p>
        </w:tc>
        <w:tc>
          <w:tcPr>
            <w:tcW w:w="599" w:type="dxa"/>
          </w:tcPr>
          <w:p w14:paraId="4A57609F" w14:textId="77777777" w:rsidR="00F239A3" w:rsidRDefault="00F239A3" w:rsidP="007A4AE3">
            <w:pPr>
              <w:jc w:val="center"/>
            </w:pPr>
            <w:proofErr w:type="spellStart"/>
            <w:r>
              <w:t>kinb</w:t>
            </w:r>
            <w:proofErr w:type="spellEnd"/>
          </w:p>
        </w:tc>
      </w:tr>
      <w:tr w:rsidR="00F239A3" w14:paraId="72646DD9"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67B394BB" w14:textId="77777777" w:rsidR="00F239A3" w:rsidRDefault="00F239A3" w:rsidP="007A4AE3">
            <w:r>
              <w:t>F1</w:t>
            </w:r>
          </w:p>
        </w:tc>
        <w:tc>
          <w:tcPr>
            <w:tcW w:w="5244" w:type="dxa"/>
          </w:tcPr>
          <w:p w14:paraId="6F5DB17B" w14:textId="77777777" w:rsidR="00F239A3" w:rsidRDefault="00F239A3" w:rsidP="007A4AE3">
            <w:r>
              <w:t>Die graphische Oberfläche ist ansprechend</w:t>
            </w:r>
          </w:p>
        </w:tc>
        <w:sdt>
          <w:sdtPr>
            <w:id w:val="1811515198"/>
            <w14:checkbox>
              <w14:checked w14:val="1"/>
              <w14:checkedState w14:val="2612" w14:font="ＭＳ ゴシック"/>
              <w14:uncheckedState w14:val="2610" w14:font="ＭＳ ゴシック"/>
            </w14:checkbox>
          </w:sdtPr>
          <w:sdtEndPr/>
          <w:sdtContent>
            <w:tc>
              <w:tcPr>
                <w:tcW w:w="567" w:type="dxa"/>
              </w:tcPr>
              <w:p w14:paraId="786EBCEF" w14:textId="77777777"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ＭＳ ゴシック"/>
              <w14:uncheckedState w14:val="2610" w14:font="ＭＳ ゴシック"/>
            </w14:checkbox>
          </w:sdtPr>
          <w:sdtEndPr/>
          <w:sdtContent>
            <w:tc>
              <w:tcPr>
                <w:tcW w:w="567" w:type="dxa"/>
              </w:tcPr>
              <w:p w14:paraId="4B530367" w14:textId="77777777"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ＭＳ ゴシック"/>
              <w14:uncheckedState w14:val="2610" w14:font="ＭＳ ゴシック"/>
            </w14:checkbox>
          </w:sdtPr>
          <w:sdtEndPr/>
          <w:sdtContent>
            <w:tc>
              <w:tcPr>
                <w:tcW w:w="567" w:type="dxa"/>
              </w:tcPr>
              <w:p w14:paraId="4AB65385" w14:textId="77777777"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ＭＳ ゴシック"/>
              <w14:uncheckedState w14:val="2610" w14:font="ＭＳ ゴシック"/>
            </w14:checkbox>
          </w:sdtPr>
          <w:sdtEndPr/>
          <w:sdtContent>
            <w:tc>
              <w:tcPr>
                <w:tcW w:w="567" w:type="dxa"/>
              </w:tcPr>
              <w:p w14:paraId="4FAEEBA2" w14:textId="77777777"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ＭＳ ゴシック"/>
              <w14:uncheckedState w14:val="2610" w14:font="ＭＳ ゴシック"/>
            </w14:checkbox>
          </w:sdtPr>
          <w:sdtEndPr/>
          <w:sdtContent>
            <w:tc>
              <w:tcPr>
                <w:tcW w:w="567" w:type="dxa"/>
              </w:tcPr>
              <w:p w14:paraId="04928949" w14:textId="77777777"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ＭＳ ゴシック"/>
              <w14:uncheckedState w14:val="2610" w14:font="ＭＳ ゴシック"/>
            </w14:checkbox>
          </w:sdtPr>
          <w:sdtEndPr/>
          <w:sdtContent>
            <w:tc>
              <w:tcPr>
                <w:tcW w:w="599" w:type="dxa"/>
              </w:tcPr>
              <w:p w14:paraId="04A96A6C" w14:textId="77777777" w:rsidR="00F239A3" w:rsidRDefault="00F239A3" w:rsidP="007A4AE3">
                <w:pPr>
                  <w:jc w:val="center"/>
                </w:pPr>
                <w:r>
                  <w:rPr>
                    <w:rFonts w:ascii="MS Gothic" w:eastAsia="MS Gothic" w:hAnsi="MS Gothic" w:hint="eastAsia"/>
                  </w:rPr>
                  <w:t>☐</w:t>
                </w:r>
              </w:p>
            </w:tc>
          </w:sdtContent>
        </w:sdt>
      </w:tr>
      <w:tr w:rsidR="00F239A3" w14:paraId="1E06C35D"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11D71C04" w14:textId="77777777" w:rsidR="00F239A3" w:rsidRDefault="00DD2929" w:rsidP="007A4AE3">
            <w:r>
              <w:t>F</w:t>
            </w:r>
            <w:r w:rsidR="00F239A3">
              <w:t>2</w:t>
            </w:r>
          </w:p>
        </w:tc>
        <w:tc>
          <w:tcPr>
            <w:tcW w:w="5244" w:type="dxa"/>
          </w:tcPr>
          <w:p w14:paraId="045A7470" w14:textId="77777777"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ＭＳ ゴシック"/>
              <w14:uncheckedState w14:val="2610" w14:font="ＭＳ ゴシック"/>
            </w14:checkbox>
          </w:sdtPr>
          <w:sdtEndPr/>
          <w:sdtContent>
            <w:tc>
              <w:tcPr>
                <w:tcW w:w="567" w:type="dxa"/>
              </w:tcPr>
              <w:p w14:paraId="1D319BE5" w14:textId="77777777"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ＭＳ ゴシック"/>
              <w14:uncheckedState w14:val="2610" w14:font="ＭＳ ゴシック"/>
            </w14:checkbox>
          </w:sdtPr>
          <w:sdtEndPr/>
          <w:sdtContent>
            <w:tc>
              <w:tcPr>
                <w:tcW w:w="567" w:type="dxa"/>
              </w:tcPr>
              <w:p w14:paraId="1336644E" w14:textId="77777777"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ＭＳ ゴシック"/>
              <w14:uncheckedState w14:val="2610" w14:font="ＭＳ ゴシック"/>
            </w14:checkbox>
          </w:sdtPr>
          <w:sdtEndPr/>
          <w:sdtContent>
            <w:tc>
              <w:tcPr>
                <w:tcW w:w="567" w:type="dxa"/>
              </w:tcPr>
              <w:p w14:paraId="28B2BC16"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ＭＳ ゴシック"/>
              <w14:uncheckedState w14:val="2610" w14:font="ＭＳ ゴシック"/>
            </w14:checkbox>
          </w:sdtPr>
          <w:sdtEndPr/>
          <w:sdtContent>
            <w:tc>
              <w:tcPr>
                <w:tcW w:w="567" w:type="dxa"/>
              </w:tcPr>
              <w:p w14:paraId="6BE650DC"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ＭＳ ゴシック"/>
              <w14:uncheckedState w14:val="2610" w14:font="ＭＳ ゴシック"/>
            </w14:checkbox>
          </w:sdtPr>
          <w:sdtEndPr/>
          <w:sdtContent>
            <w:tc>
              <w:tcPr>
                <w:tcW w:w="567" w:type="dxa"/>
              </w:tcPr>
              <w:p w14:paraId="7DB902F3"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ＭＳ ゴシック"/>
              <w14:uncheckedState w14:val="2610" w14:font="ＭＳ ゴシック"/>
            </w14:checkbox>
          </w:sdtPr>
          <w:sdtEndPr/>
          <w:sdtContent>
            <w:tc>
              <w:tcPr>
                <w:tcW w:w="599" w:type="dxa"/>
              </w:tcPr>
              <w:p w14:paraId="3DB32E5F"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14:paraId="1BFABDDF" w14:textId="77777777" w:rsidTr="00FD6141">
        <w:trPr>
          <w:cnfStyle w:val="000000100000" w:firstRow="0" w:lastRow="0" w:firstColumn="0" w:lastColumn="0" w:oddVBand="0" w:evenVBand="0" w:oddHBand="1" w:evenHBand="0" w:firstRowFirstColumn="0" w:firstRowLastColumn="0" w:lastRowFirstColumn="0" w:lastRowLastColumn="0"/>
        </w:trPr>
        <w:tc>
          <w:tcPr>
            <w:tcW w:w="534" w:type="dxa"/>
          </w:tcPr>
          <w:p w14:paraId="048179E4" w14:textId="77777777" w:rsidR="00F239A3" w:rsidRDefault="00DD2929" w:rsidP="007A4AE3">
            <w:r>
              <w:t>F</w:t>
            </w:r>
            <w:r w:rsidR="00F239A3">
              <w:t>3</w:t>
            </w:r>
          </w:p>
        </w:tc>
        <w:tc>
          <w:tcPr>
            <w:tcW w:w="5244" w:type="dxa"/>
          </w:tcPr>
          <w:p w14:paraId="762DCEA8" w14:textId="77777777" w:rsidR="00F239A3" w:rsidRDefault="00DD2929" w:rsidP="007A4AE3">
            <w:r>
              <w:t>Texte sind gut lesbar</w:t>
            </w:r>
          </w:p>
        </w:tc>
        <w:sdt>
          <w:sdtPr>
            <w:rPr>
              <w:rFonts w:ascii="MS Gothic" w:eastAsia="MS Gothic" w:hint="eastAsia"/>
            </w:rPr>
            <w:id w:val="958924964"/>
            <w14:checkbox>
              <w14:checked w14:val="1"/>
              <w14:checkedState w14:val="2612" w14:font="ＭＳ ゴシック"/>
              <w14:uncheckedState w14:val="2610" w14:font="ＭＳ ゴシック"/>
            </w14:checkbox>
          </w:sdtPr>
          <w:sdtEndPr/>
          <w:sdtContent>
            <w:tc>
              <w:tcPr>
                <w:tcW w:w="567" w:type="dxa"/>
              </w:tcPr>
              <w:p w14:paraId="565DF106" w14:textId="77777777"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ＭＳ ゴシック"/>
              <w14:uncheckedState w14:val="2610" w14:font="ＭＳ ゴシック"/>
            </w14:checkbox>
          </w:sdtPr>
          <w:sdtEndPr/>
          <w:sdtContent>
            <w:tc>
              <w:tcPr>
                <w:tcW w:w="567" w:type="dxa"/>
              </w:tcPr>
              <w:p w14:paraId="6CF465E4"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ＭＳ ゴシック"/>
              <w14:uncheckedState w14:val="2610" w14:font="ＭＳ ゴシック"/>
            </w14:checkbox>
          </w:sdtPr>
          <w:sdtEndPr/>
          <w:sdtContent>
            <w:tc>
              <w:tcPr>
                <w:tcW w:w="567" w:type="dxa"/>
              </w:tcPr>
              <w:p w14:paraId="76F5DF8D"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ＭＳ ゴシック"/>
              <w14:uncheckedState w14:val="2610" w14:font="ＭＳ ゴシック"/>
            </w14:checkbox>
          </w:sdtPr>
          <w:sdtEndPr/>
          <w:sdtContent>
            <w:tc>
              <w:tcPr>
                <w:tcW w:w="567" w:type="dxa"/>
              </w:tcPr>
              <w:p w14:paraId="518E0AA6"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ＭＳ ゴシック"/>
              <w14:uncheckedState w14:val="2610" w14:font="ＭＳ ゴシック"/>
            </w14:checkbox>
          </w:sdtPr>
          <w:sdtEndPr/>
          <w:sdtContent>
            <w:tc>
              <w:tcPr>
                <w:tcW w:w="567" w:type="dxa"/>
              </w:tcPr>
              <w:p w14:paraId="513B67D5"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ＭＳ ゴシック"/>
              <w14:uncheckedState w14:val="2610" w14:font="ＭＳ ゴシック"/>
            </w14:checkbox>
          </w:sdtPr>
          <w:sdtEndPr/>
          <w:sdtContent>
            <w:tc>
              <w:tcPr>
                <w:tcW w:w="599" w:type="dxa"/>
              </w:tcPr>
              <w:p w14:paraId="6F0B34F0" w14:textId="77777777"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14:paraId="36A549E6" w14:textId="77777777" w:rsidTr="00FD6141">
        <w:trPr>
          <w:cnfStyle w:val="000000010000" w:firstRow="0" w:lastRow="0" w:firstColumn="0" w:lastColumn="0" w:oddVBand="0" w:evenVBand="0" w:oddHBand="0" w:evenHBand="1" w:firstRowFirstColumn="0" w:firstRowLastColumn="0" w:lastRowFirstColumn="0" w:lastRowLastColumn="0"/>
        </w:trPr>
        <w:tc>
          <w:tcPr>
            <w:tcW w:w="534" w:type="dxa"/>
          </w:tcPr>
          <w:p w14:paraId="7D52D007" w14:textId="77777777" w:rsidR="00DD2929" w:rsidRDefault="00DD2929" w:rsidP="007A4AE3">
            <w:r>
              <w:t>F4</w:t>
            </w:r>
          </w:p>
        </w:tc>
        <w:tc>
          <w:tcPr>
            <w:tcW w:w="5244" w:type="dxa"/>
          </w:tcPr>
          <w:p w14:paraId="6D038956" w14:textId="77777777"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ＭＳ ゴシック"/>
              <w14:uncheckedState w14:val="2610" w14:font="ＭＳ ゴシック"/>
            </w14:checkbox>
          </w:sdtPr>
          <w:sdtEndPr/>
          <w:sdtContent>
            <w:tc>
              <w:tcPr>
                <w:tcW w:w="567" w:type="dxa"/>
              </w:tcPr>
              <w:p w14:paraId="3BB89E8E" w14:textId="77777777"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ＭＳ ゴシック"/>
              <w14:uncheckedState w14:val="2610" w14:font="ＭＳ ゴシック"/>
            </w14:checkbox>
          </w:sdtPr>
          <w:sdtEndPr/>
          <w:sdtContent>
            <w:tc>
              <w:tcPr>
                <w:tcW w:w="567" w:type="dxa"/>
              </w:tcPr>
              <w:p w14:paraId="34A7803C" w14:textId="77777777"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ＭＳ ゴシック"/>
              <w14:uncheckedState w14:val="2610" w14:font="ＭＳ ゴシック"/>
            </w14:checkbox>
          </w:sdtPr>
          <w:sdtEndPr/>
          <w:sdtContent>
            <w:tc>
              <w:tcPr>
                <w:tcW w:w="567" w:type="dxa"/>
              </w:tcPr>
              <w:p w14:paraId="18EF3EB0" w14:textId="77777777"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ＭＳ ゴシック"/>
              <w14:uncheckedState w14:val="2610" w14:font="ＭＳ ゴシック"/>
            </w14:checkbox>
          </w:sdtPr>
          <w:sdtEndPr/>
          <w:sdtContent>
            <w:tc>
              <w:tcPr>
                <w:tcW w:w="567" w:type="dxa"/>
              </w:tcPr>
              <w:p w14:paraId="2D44A4F4" w14:textId="77777777"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ＭＳ ゴシック"/>
              <w14:uncheckedState w14:val="2610" w14:font="ＭＳ ゴシック"/>
            </w14:checkbox>
          </w:sdtPr>
          <w:sdtEndPr/>
          <w:sdtContent>
            <w:tc>
              <w:tcPr>
                <w:tcW w:w="567" w:type="dxa"/>
              </w:tcPr>
              <w:p w14:paraId="3D78F544" w14:textId="77777777"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ＭＳ ゴシック"/>
              <w14:uncheckedState w14:val="2610" w14:font="ＭＳ ゴシック"/>
            </w14:checkbox>
          </w:sdtPr>
          <w:sdtEndPr/>
          <w:sdtContent>
            <w:tc>
              <w:tcPr>
                <w:tcW w:w="599" w:type="dxa"/>
              </w:tcPr>
              <w:p w14:paraId="6465F643" w14:textId="77777777" w:rsidR="00DD2929" w:rsidRDefault="008E0205" w:rsidP="007A4AE3">
                <w:pPr>
                  <w:jc w:val="center"/>
                  <w:rPr>
                    <w:rFonts w:ascii="MS Gothic" w:eastAsia="MS Gothic" w:hAnsi="MS Gothic"/>
                  </w:rPr>
                </w:pPr>
                <w:r>
                  <w:rPr>
                    <w:rFonts w:ascii="MS Gothic" w:eastAsia="MS Gothic" w:hAnsi="MS Gothic" w:hint="eastAsia"/>
                  </w:rPr>
                  <w:t>☐</w:t>
                </w:r>
              </w:p>
            </w:tc>
          </w:sdtContent>
        </w:sdt>
      </w:tr>
    </w:tbl>
    <w:p w14:paraId="7E10C30F" w14:textId="77777777" w:rsidR="00F239A3" w:rsidRDefault="00F239A3" w:rsidP="00000D02"/>
    <w:tbl>
      <w:tblPr>
        <w:tblStyle w:val="MediumShading1-Accent1"/>
        <w:tblW w:w="0" w:type="auto"/>
        <w:tblLook w:val="0420" w:firstRow="1" w:lastRow="0" w:firstColumn="0" w:lastColumn="0" w:noHBand="0" w:noVBand="1"/>
      </w:tblPr>
      <w:tblGrid>
        <w:gridCol w:w="9212"/>
      </w:tblGrid>
      <w:tr w:rsidR="00A810ED" w14:paraId="0AB9BB63" w14:textId="77777777"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14:paraId="641813BA" w14:textId="77777777" w:rsidR="00A810ED" w:rsidRDefault="00A810ED" w:rsidP="00000D02">
            <w:r>
              <w:t>Kommentare und Verbesserungsvorschläge</w:t>
            </w:r>
          </w:p>
        </w:tc>
      </w:tr>
      <w:tr w:rsidR="00A810ED" w14:paraId="56FB2EA5" w14:textId="77777777"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14:paraId="12567F43" w14:textId="77777777" w:rsidR="00A810ED" w:rsidRDefault="002521A1" w:rsidP="00000D02">
            <w:r>
              <w:t>Ev. Filtern schneller, z.B. Virtualisieren der Panels.</w:t>
            </w:r>
          </w:p>
          <w:p w14:paraId="1B5CECF5" w14:textId="77777777" w:rsidR="009B45EA" w:rsidRDefault="002521A1" w:rsidP="00000D02">
            <w:r>
              <w:t>Löschen der Kriterien via „wegwischen“</w:t>
            </w:r>
          </w:p>
        </w:tc>
      </w:tr>
    </w:tbl>
    <w:p w14:paraId="7D396041" w14:textId="77777777" w:rsidR="002D2B29" w:rsidRDefault="000C0A0D" w:rsidP="002D2B29">
      <w:pPr>
        <w:pStyle w:val="Heading3"/>
      </w:pPr>
      <w:bookmarkStart w:id="40" w:name="_Toc312080563"/>
      <w:r>
        <w:lastRenderedPageBreak/>
        <w:t xml:space="preserve">Fragebogen </w:t>
      </w:r>
      <w:r w:rsidR="002D2B29">
        <w:t>Mirko Stocker</w:t>
      </w:r>
      <w:bookmarkEnd w:id="40"/>
    </w:p>
    <w:tbl>
      <w:tblPr>
        <w:tblStyle w:val="MediumShading1-Accent1"/>
        <w:tblW w:w="0" w:type="auto"/>
        <w:tblLook w:val="04A0" w:firstRow="1" w:lastRow="0" w:firstColumn="1" w:lastColumn="0" w:noHBand="0" w:noVBand="1"/>
      </w:tblPr>
      <w:tblGrid>
        <w:gridCol w:w="534"/>
        <w:gridCol w:w="4072"/>
        <w:gridCol w:w="605"/>
        <w:gridCol w:w="4001"/>
      </w:tblGrid>
      <w:tr w:rsidR="001F2E4C" w14:paraId="22043A42" w14:textId="77777777"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14:paraId="1D2EA888" w14:textId="77777777" w:rsidR="001F2E4C" w:rsidRDefault="001F2E4C" w:rsidP="006609CF">
            <w:r>
              <w:t>Bezeichnung</w:t>
            </w:r>
          </w:p>
        </w:tc>
      </w:tr>
      <w:tr w:rsidR="001F2E4C" w14:paraId="40931D8E" w14:textId="77777777"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73BA915" w14:textId="77777777" w:rsidR="001F2E4C" w:rsidRDefault="001F2E4C" w:rsidP="006609CF">
            <w:r>
              <w:t>++</w:t>
            </w:r>
          </w:p>
        </w:tc>
        <w:tc>
          <w:tcPr>
            <w:tcW w:w="4072" w:type="dxa"/>
          </w:tcPr>
          <w:p w14:paraId="66D23975" w14:textId="77777777"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14:paraId="29F32B80" w14:textId="77777777"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14:paraId="70D899D9" w14:textId="77777777"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14:paraId="7FD2828B" w14:textId="77777777"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6E1B703" w14:textId="77777777" w:rsidR="001F2E4C" w:rsidRDefault="001F2E4C" w:rsidP="006609CF">
            <w:r>
              <w:t>+</w:t>
            </w:r>
          </w:p>
        </w:tc>
        <w:tc>
          <w:tcPr>
            <w:tcW w:w="4072" w:type="dxa"/>
          </w:tcPr>
          <w:p w14:paraId="7C36D38A" w14:textId="77777777"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14:paraId="5E5E5316" w14:textId="77777777"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14:paraId="63A659DE" w14:textId="77777777"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14:paraId="578D8420" w14:textId="77777777"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9E71A16" w14:textId="77777777" w:rsidR="001F2E4C" w:rsidRDefault="001F2E4C" w:rsidP="006609CF">
            <w:r>
              <w:t>=</w:t>
            </w:r>
          </w:p>
        </w:tc>
        <w:tc>
          <w:tcPr>
            <w:tcW w:w="4072" w:type="dxa"/>
          </w:tcPr>
          <w:p w14:paraId="41E0A71E" w14:textId="77777777"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14:paraId="6277FDAB" w14:textId="77777777" w:rsidR="001F2E4C" w:rsidRDefault="00FD5530" w:rsidP="006609CF">
            <w:pPr>
              <w:cnfStyle w:val="000000100000" w:firstRow="0" w:lastRow="0" w:firstColumn="0" w:lastColumn="0" w:oddVBand="0" w:evenVBand="0" w:oddHBand="1" w:evenHBand="0" w:firstRowFirstColumn="0" w:firstRowLastColumn="0" w:lastRowFirstColumn="0" w:lastRowLastColumn="0"/>
            </w:pPr>
            <w:proofErr w:type="spellStart"/>
            <w:r>
              <w:t>k</w:t>
            </w:r>
            <w:r w:rsidR="001F2E4C">
              <w:t>inb</w:t>
            </w:r>
            <w:proofErr w:type="spellEnd"/>
          </w:p>
        </w:tc>
        <w:tc>
          <w:tcPr>
            <w:tcW w:w="4001" w:type="dxa"/>
          </w:tcPr>
          <w:p w14:paraId="304B65CF" w14:textId="77777777"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14:paraId="6B1295DD"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0E97EED0"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430C421C" w14:textId="77777777" w:rsidR="001F2E4C" w:rsidRDefault="001F2E4C" w:rsidP="006609CF">
            <w:r>
              <w:t>A</w:t>
            </w:r>
          </w:p>
        </w:tc>
        <w:tc>
          <w:tcPr>
            <w:tcW w:w="5244" w:type="dxa"/>
          </w:tcPr>
          <w:p w14:paraId="48510BB5" w14:textId="77777777" w:rsidR="001F2E4C" w:rsidRDefault="001F2E4C" w:rsidP="006609CF">
            <w:r>
              <w:t>Effektivität</w:t>
            </w:r>
          </w:p>
        </w:tc>
        <w:tc>
          <w:tcPr>
            <w:tcW w:w="567" w:type="dxa"/>
          </w:tcPr>
          <w:p w14:paraId="683AE8EE" w14:textId="77777777" w:rsidR="001F2E4C" w:rsidRDefault="001F2E4C" w:rsidP="006609CF">
            <w:pPr>
              <w:jc w:val="center"/>
            </w:pPr>
            <w:r>
              <w:t>++</w:t>
            </w:r>
          </w:p>
        </w:tc>
        <w:tc>
          <w:tcPr>
            <w:tcW w:w="567" w:type="dxa"/>
          </w:tcPr>
          <w:p w14:paraId="3706EBEC" w14:textId="77777777" w:rsidR="001F2E4C" w:rsidRDefault="001F2E4C" w:rsidP="006609CF">
            <w:pPr>
              <w:jc w:val="center"/>
            </w:pPr>
            <w:r>
              <w:t>+</w:t>
            </w:r>
          </w:p>
        </w:tc>
        <w:tc>
          <w:tcPr>
            <w:tcW w:w="567" w:type="dxa"/>
          </w:tcPr>
          <w:p w14:paraId="1F958112" w14:textId="77777777" w:rsidR="001F2E4C" w:rsidRDefault="001F2E4C" w:rsidP="006609CF">
            <w:pPr>
              <w:jc w:val="center"/>
            </w:pPr>
            <w:r>
              <w:t>=</w:t>
            </w:r>
          </w:p>
        </w:tc>
        <w:tc>
          <w:tcPr>
            <w:tcW w:w="567" w:type="dxa"/>
          </w:tcPr>
          <w:p w14:paraId="45855C31" w14:textId="77777777" w:rsidR="001F2E4C" w:rsidRDefault="001F2E4C" w:rsidP="006609CF">
            <w:pPr>
              <w:jc w:val="center"/>
            </w:pPr>
            <w:r>
              <w:t>-</w:t>
            </w:r>
          </w:p>
        </w:tc>
        <w:tc>
          <w:tcPr>
            <w:tcW w:w="567" w:type="dxa"/>
          </w:tcPr>
          <w:p w14:paraId="282E96AC" w14:textId="77777777" w:rsidR="001F2E4C" w:rsidRDefault="001F2E4C" w:rsidP="006609CF">
            <w:pPr>
              <w:jc w:val="center"/>
            </w:pPr>
            <w:r>
              <w:t>--</w:t>
            </w:r>
          </w:p>
        </w:tc>
        <w:tc>
          <w:tcPr>
            <w:tcW w:w="599" w:type="dxa"/>
          </w:tcPr>
          <w:p w14:paraId="1E571A48" w14:textId="77777777" w:rsidR="001F2E4C" w:rsidRDefault="001F2E4C" w:rsidP="006609CF">
            <w:pPr>
              <w:jc w:val="center"/>
            </w:pPr>
            <w:proofErr w:type="spellStart"/>
            <w:r>
              <w:t>kinb</w:t>
            </w:r>
            <w:proofErr w:type="spellEnd"/>
          </w:p>
        </w:tc>
      </w:tr>
      <w:tr w:rsidR="001F2E4C" w14:paraId="07C43DDC"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75B14CF1" w14:textId="77777777" w:rsidR="001F2E4C" w:rsidRDefault="001F2E4C" w:rsidP="006609CF">
            <w:r>
              <w:t>A1</w:t>
            </w:r>
          </w:p>
        </w:tc>
        <w:tc>
          <w:tcPr>
            <w:tcW w:w="5244" w:type="dxa"/>
          </w:tcPr>
          <w:p w14:paraId="2DE1C046" w14:textId="77777777" w:rsidR="001F2E4C" w:rsidRDefault="001F2E4C" w:rsidP="006609CF">
            <w:r>
              <w:t>Der Themenbereich kann eingeschränkt werden</w:t>
            </w:r>
          </w:p>
        </w:tc>
        <w:sdt>
          <w:sdtPr>
            <w:id w:val="462850892"/>
            <w14:checkbox>
              <w14:checked w14:val="1"/>
              <w14:checkedState w14:val="2612" w14:font="ＭＳ ゴシック"/>
              <w14:uncheckedState w14:val="2610" w14:font="ＭＳ ゴシック"/>
            </w14:checkbox>
          </w:sdtPr>
          <w:sdtEndPr/>
          <w:sdtContent>
            <w:tc>
              <w:tcPr>
                <w:tcW w:w="567" w:type="dxa"/>
              </w:tcPr>
              <w:p w14:paraId="489A07AF" w14:textId="77777777"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ＭＳ ゴシック"/>
              <w14:uncheckedState w14:val="2610" w14:font="ＭＳ ゴシック"/>
            </w14:checkbox>
          </w:sdtPr>
          <w:sdtEndPr/>
          <w:sdtContent>
            <w:tc>
              <w:tcPr>
                <w:tcW w:w="567" w:type="dxa"/>
              </w:tcPr>
              <w:p w14:paraId="58259EA3" w14:textId="77777777"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ＭＳ ゴシック"/>
              <w14:uncheckedState w14:val="2610" w14:font="ＭＳ ゴシック"/>
            </w14:checkbox>
          </w:sdtPr>
          <w:sdtEndPr/>
          <w:sdtContent>
            <w:tc>
              <w:tcPr>
                <w:tcW w:w="567" w:type="dxa"/>
              </w:tcPr>
              <w:p w14:paraId="3643B9CB" w14:textId="77777777"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ＭＳ ゴシック"/>
              <w14:uncheckedState w14:val="2610" w14:font="ＭＳ ゴシック"/>
            </w14:checkbox>
          </w:sdtPr>
          <w:sdtEndPr/>
          <w:sdtContent>
            <w:tc>
              <w:tcPr>
                <w:tcW w:w="567" w:type="dxa"/>
              </w:tcPr>
              <w:p w14:paraId="5F3B6DC5" w14:textId="77777777"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ＭＳ ゴシック"/>
              <w14:uncheckedState w14:val="2610" w14:font="ＭＳ ゴシック"/>
            </w14:checkbox>
          </w:sdtPr>
          <w:sdtEndPr/>
          <w:sdtContent>
            <w:tc>
              <w:tcPr>
                <w:tcW w:w="567" w:type="dxa"/>
              </w:tcPr>
              <w:p w14:paraId="05EF1448" w14:textId="77777777"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ＭＳ ゴシック"/>
              <w14:uncheckedState w14:val="2610" w14:font="ＭＳ ゴシック"/>
            </w14:checkbox>
          </w:sdtPr>
          <w:sdtEndPr/>
          <w:sdtContent>
            <w:tc>
              <w:tcPr>
                <w:tcW w:w="599" w:type="dxa"/>
              </w:tcPr>
              <w:p w14:paraId="3FE9CF58" w14:textId="77777777" w:rsidR="001F2E4C" w:rsidRDefault="001F2E4C" w:rsidP="006609CF">
                <w:pPr>
                  <w:jc w:val="center"/>
                </w:pPr>
                <w:r>
                  <w:rPr>
                    <w:rFonts w:ascii="MS Gothic" w:eastAsia="MS Gothic" w:hAnsi="MS Gothic" w:hint="eastAsia"/>
                  </w:rPr>
                  <w:t>☐</w:t>
                </w:r>
              </w:p>
            </w:tc>
          </w:sdtContent>
        </w:sdt>
      </w:tr>
      <w:tr w:rsidR="001F2E4C" w14:paraId="42351C68"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0E85E110" w14:textId="77777777" w:rsidR="001F2E4C" w:rsidRDefault="001F2E4C" w:rsidP="006609CF">
            <w:r>
              <w:t>A2</w:t>
            </w:r>
          </w:p>
        </w:tc>
        <w:tc>
          <w:tcPr>
            <w:tcW w:w="5244" w:type="dxa"/>
          </w:tcPr>
          <w:p w14:paraId="4117E8DF" w14:textId="77777777"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ＭＳ ゴシック"/>
              <w14:uncheckedState w14:val="2610" w14:font="ＭＳ ゴシック"/>
            </w14:checkbox>
          </w:sdtPr>
          <w:sdtEndPr/>
          <w:sdtContent>
            <w:tc>
              <w:tcPr>
                <w:tcW w:w="567" w:type="dxa"/>
              </w:tcPr>
              <w:p w14:paraId="4D4D867B" w14:textId="77777777"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ＭＳ ゴシック"/>
              <w14:uncheckedState w14:val="2610" w14:font="ＭＳ ゴシック"/>
            </w14:checkbox>
          </w:sdtPr>
          <w:sdtEndPr/>
          <w:sdtContent>
            <w:tc>
              <w:tcPr>
                <w:tcW w:w="567" w:type="dxa"/>
              </w:tcPr>
              <w:p w14:paraId="322D03D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ＭＳ ゴシック"/>
              <w14:uncheckedState w14:val="2610" w14:font="ＭＳ ゴシック"/>
            </w14:checkbox>
          </w:sdtPr>
          <w:sdtEndPr/>
          <w:sdtContent>
            <w:tc>
              <w:tcPr>
                <w:tcW w:w="567" w:type="dxa"/>
              </w:tcPr>
              <w:p w14:paraId="03F9ED5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ＭＳ ゴシック"/>
              <w14:uncheckedState w14:val="2610" w14:font="ＭＳ ゴシック"/>
            </w14:checkbox>
          </w:sdtPr>
          <w:sdtEndPr/>
          <w:sdtContent>
            <w:tc>
              <w:tcPr>
                <w:tcW w:w="567" w:type="dxa"/>
              </w:tcPr>
              <w:p w14:paraId="2612AAA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ＭＳ ゴシック"/>
              <w14:uncheckedState w14:val="2610" w14:font="ＭＳ ゴシック"/>
            </w14:checkbox>
          </w:sdtPr>
          <w:sdtEndPr/>
          <w:sdtContent>
            <w:tc>
              <w:tcPr>
                <w:tcW w:w="567" w:type="dxa"/>
              </w:tcPr>
              <w:p w14:paraId="3528805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ＭＳ ゴシック"/>
              <w14:uncheckedState w14:val="2610" w14:font="ＭＳ ゴシック"/>
            </w14:checkbox>
          </w:sdtPr>
          <w:sdtEndPr/>
          <w:sdtContent>
            <w:tc>
              <w:tcPr>
                <w:tcW w:w="599" w:type="dxa"/>
              </w:tcPr>
              <w:p w14:paraId="6DCF3BC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01B7585D"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0A8F96D4" w14:textId="77777777" w:rsidR="001F2E4C" w:rsidRDefault="001F2E4C" w:rsidP="006609CF">
            <w:r>
              <w:t>A3</w:t>
            </w:r>
          </w:p>
        </w:tc>
        <w:tc>
          <w:tcPr>
            <w:tcW w:w="5244" w:type="dxa"/>
          </w:tcPr>
          <w:p w14:paraId="4199FCB6" w14:textId="77777777"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ＭＳ ゴシック"/>
              <w14:uncheckedState w14:val="2610" w14:font="ＭＳ ゴシック"/>
            </w14:checkbox>
          </w:sdtPr>
          <w:sdtEndPr/>
          <w:sdtContent>
            <w:tc>
              <w:tcPr>
                <w:tcW w:w="567" w:type="dxa"/>
              </w:tcPr>
              <w:p w14:paraId="4B80A6B6"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ＭＳ ゴシック"/>
              <w14:uncheckedState w14:val="2610" w14:font="ＭＳ ゴシック"/>
            </w14:checkbox>
          </w:sdtPr>
          <w:sdtEndPr/>
          <w:sdtContent>
            <w:tc>
              <w:tcPr>
                <w:tcW w:w="567" w:type="dxa"/>
              </w:tcPr>
              <w:p w14:paraId="218870BB"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ＭＳ ゴシック"/>
              <w14:uncheckedState w14:val="2610" w14:font="ＭＳ ゴシック"/>
            </w14:checkbox>
          </w:sdtPr>
          <w:sdtEndPr/>
          <w:sdtContent>
            <w:tc>
              <w:tcPr>
                <w:tcW w:w="567" w:type="dxa"/>
              </w:tcPr>
              <w:p w14:paraId="0A597CE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ＭＳ ゴシック"/>
              <w14:uncheckedState w14:val="2610" w14:font="ＭＳ ゴシック"/>
            </w14:checkbox>
          </w:sdtPr>
          <w:sdtEndPr/>
          <w:sdtContent>
            <w:tc>
              <w:tcPr>
                <w:tcW w:w="567" w:type="dxa"/>
              </w:tcPr>
              <w:p w14:paraId="26191132" w14:textId="77777777"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ＭＳ ゴシック"/>
              <w14:uncheckedState w14:val="2610" w14:font="ＭＳ ゴシック"/>
            </w14:checkbox>
          </w:sdtPr>
          <w:sdtEndPr/>
          <w:sdtContent>
            <w:tc>
              <w:tcPr>
                <w:tcW w:w="567" w:type="dxa"/>
              </w:tcPr>
              <w:p w14:paraId="2AB560E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ＭＳ ゴシック"/>
              <w14:uncheckedState w14:val="2610" w14:font="ＭＳ ゴシック"/>
            </w14:checkbox>
          </w:sdtPr>
          <w:sdtEndPr/>
          <w:sdtContent>
            <w:tc>
              <w:tcPr>
                <w:tcW w:w="599" w:type="dxa"/>
              </w:tcPr>
              <w:p w14:paraId="0B52C76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5F419E15"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71C59AE2" w14:textId="77777777" w:rsidR="001F2E4C" w:rsidRDefault="001F2E4C" w:rsidP="006609CF">
            <w:r>
              <w:t>A4</w:t>
            </w:r>
          </w:p>
        </w:tc>
        <w:tc>
          <w:tcPr>
            <w:tcW w:w="5244" w:type="dxa"/>
          </w:tcPr>
          <w:p w14:paraId="44D3CBA9" w14:textId="77777777"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ＭＳ ゴシック"/>
              <w14:uncheckedState w14:val="2610" w14:font="ＭＳ ゴシック"/>
            </w14:checkbox>
          </w:sdtPr>
          <w:sdtEndPr/>
          <w:sdtContent>
            <w:tc>
              <w:tcPr>
                <w:tcW w:w="567" w:type="dxa"/>
              </w:tcPr>
              <w:p w14:paraId="0C38F108" w14:textId="77777777"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ＭＳ ゴシック"/>
              <w14:uncheckedState w14:val="2610" w14:font="ＭＳ ゴシック"/>
            </w14:checkbox>
          </w:sdtPr>
          <w:sdtEndPr/>
          <w:sdtContent>
            <w:tc>
              <w:tcPr>
                <w:tcW w:w="567" w:type="dxa"/>
              </w:tcPr>
              <w:p w14:paraId="7F83833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ＭＳ ゴシック"/>
              <w14:uncheckedState w14:val="2610" w14:font="ＭＳ ゴシック"/>
            </w14:checkbox>
          </w:sdtPr>
          <w:sdtEndPr/>
          <w:sdtContent>
            <w:tc>
              <w:tcPr>
                <w:tcW w:w="567" w:type="dxa"/>
              </w:tcPr>
              <w:p w14:paraId="734CCCF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ＭＳ ゴシック"/>
              <w14:uncheckedState w14:val="2610" w14:font="ＭＳ ゴシック"/>
            </w14:checkbox>
          </w:sdtPr>
          <w:sdtEndPr/>
          <w:sdtContent>
            <w:tc>
              <w:tcPr>
                <w:tcW w:w="567" w:type="dxa"/>
              </w:tcPr>
              <w:p w14:paraId="6460C5D2"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ＭＳ ゴシック"/>
              <w14:uncheckedState w14:val="2610" w14:font="ＭＳ ゴシック"/>
            </w14:checkbox>
          </w:sdtPr>
          <w:sdtEndPr/>
          <w:sdtContent>
            <w:tc>
              <w:tcPr>
                <w:tcW w:w="567" w:type="dxa"/>
              </w:tcPr>
              <w:p w14:paraId="6F92073E"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ＭＳ ゴシック"/>
              <w14:uncheckedState w14:val="2610" w14:font="ＭＳ ゴシック"/>
            </w14:checkbox>
          </w:sdtPr>
          <w:sdtEndPr/>
          <w:sdtContent>
            <w:tc>
              <w:tcPr>
                <w:tcW w:w="599" w:type="dxa"/>
              </w:tcPr>
              <w:p w14:paraId="502CBC53"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04D867DA"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735A74FA" w14:textId="77777777" w:rsidR="001F2E4C" w:rsidRDefault="001F2E4C" w:rsidP="006609CF">
            <w:r>
              <w:t>A5</w:t>
            </w:r>
          </w:p>
        </w:tc>
        <w:tc>
          <w:tcPr>
            <w:tcW w:w="5244" w:type="dxa"/>
          </w:tcPr>
          <w:p w14:paraId="7046837E" w14:textId="77777777"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ＭＳ ゴシック"/>
              <w14:uncheckedState w14:val="2610" w14:font="ＭＳ ゴシック"/>
            </w14:checkbox>
          </w:sdtPr>
          <w:sdtEndPr/>
          <w:sdtContent>
            <w:tc>
              <w:tcPr>
                <w:tcW w:w="567" w:type="dxa"/>
              </w:tcPr>
              <w:p w14:paraId="5C2F6F89"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ＭＳ ゴシック"/>
              <w14:uncheckedState w14:val="2610" w14:font="ＭＳ ゴシック"/>
            </w14:checkbox>
          </w:sdtPr>
          <w:sdtEndPr/>
          <w:sdtContent>
            <w:tc>
              <w:tcPr>
                <w:tcW w:w="567" w:type="dxa"/>
              </w:tcPr>
              <w:p w14:paraId="22D6B0DD"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ＭＳ ゴシック"/>
              <w14:uncheckedState w14:val="2610" w14:font="ＭＳ ゴシック"/>
            </w14:checkbox>
          </w:sdtPr>
          <w:sdtEndPr/>
          <w:sdtContent>
            <w:tc>
              <w:tcPr>
                <w:tcW w:w="567" w:type="dxa"/>
              </w:tcPr>
              <w:p w14:paraId="214BDCD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ＭＳ ゴシック"/>
              <w14:uncheckedState w14:val="2610" w14:font="ＭＳ ゴシック"/>
            </w14:checkbox>
          </w:sdtPr>
          <w:sdtEndPr/>
          <w:sdtContent>
            <w:tc>
              <w:tcPr>
                <w:tcW w:w="567" w:type="dxa"/>
              </w:tcPr>
              <w:p w14:paraId="7662D8D2" w14:textId="77777777"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ＭＳ ゴシック"/>
              <w14:uncheckedState w14:val="2610" w14:font="ＭＳ ゴシック"/>
            </w14:checkbox>
          </w:sdtPr>
          <w:sdtEndPr/>
          <w:sdtContent>
            <w:tc>
              <w:tcPr>
                <w:tcW w:w="567" w:type="dxa"/>
              </w:tcPr>
              <w:p w14:paraId="4924F882"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ＭＳ ゴシック"/>
              <w14:uncheckedState w14:val="2610" w14:font="ＭＳ ゴシック"/>
            </w14:checkbox>
          </w:sdtPr>
          <w:sdtEndPr/>
          <w:sdtContent>
            <w:tc>
              <w:tcPr>
                <w:tcW w:w="599" w:type="dxa"/>
              </w:tcPr>
              <w:p w14:paraId="2A5E75C2"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1BF5A58F"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7D14B789" w14:textId="77777777" w:rsidR="001F2E4C" w:rsidRDefault="001F2E4C" w:rsidP="006609CF">
            <w:r>
              <w:t>A6</w:t>
            </w:r>
          </w:p>
        </w:tc>
        <w:tc>
          <w:tcPr>
            <w:tcW w:w="5244" w:type="dxa"/>
          </w:tcPr>
          <w:p w14:paraId="1ED1FC75" w14:textId="77777777"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ＭＳ ゴシック"/>
              <w14:uncheckedState w14:val="2610" w14:font="ＭＳ ゴシック"/>
            </w14:checkbox>
          </w:sdtPr>
          <w:sdtEndPr/>
          <w:sdtContent>
            <w:tc>
              <w:tcPr>
                <w:tcW w:w="567" w:type="dxa"/>
              </w:tcPr>
              <w:p w14:paraId="78CEC761" w14:textId="77777777"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ＭＳ ゴシック"/>
              <w14:uncheckedState w14:val="2610" w14:font="ＭＳ ゴシック"/>
            </w14:checkbox>
          </w:sdtPr>
          <w:sdtEndPr/>
          <w:sdtContent>
            <w:tc>
              <w:tcPr>
                <w:tcW w:w="567" w:type="dxa"/>
              </w:tcPr>
              <w:p w14:paraId="2FC3BAE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ＭＳ ゴシック"/>
              <w14:uncheckedState w14:val="2610" w14:font="ＭＳ ゴシック"/>
            </w14:checkbox>
          </w:sdtPr>
          <w:sdtEndPr/>
          <w:sdtContent>
            <w:tc>
              <w:tcPr>
                <w:tcW w:w="567" w:type="dxa"/>
              </w:tcPr>
              <w:p w14:paraId="02E590FA"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ＭＳ ゴシック"/>
              <w14:uncheckedState w14:val="2610" w14:font="ＭＳ ゴシック"/>
            </w14:checkbox>
          </w:sdtPr>
          <w:sdtEndPr/>
          <w:sdtContent>
            <w:tc>
              <w:tcPr>
                <w:tcW w:w="567" w:type="dxa"/>
              </w:tcPr>
              <w:p w14:paraId="3BF7799F"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ＭＳ ゴシック"/>
              <w14:uncheckedState w14:val="2610" w14:font="ＭＳ ゴシック"/>
            </w14:checkbox>
          </w:sdtPr>
          <w:sdtEndPr/>
          <w:sdtContent>
            <w:tc>
              <w:tcPr>
                <w:tcW w:w="567" w:type="dxa"/>
              </w:tcPr>
              <w:p w14:paraId="2001A873"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ＭＳ ゴシック"/>
              <w14:uncheckedState w14:val="2610" w14:font="ＭＳ ゴシック"/>
            </w14:checkbox>
          </w:sdtPr>
          <w:sdtEndPr/>
          <w:sdtContent>
            <w:tc>
              <w:tcPr>
                <w:tcW w:w="599" w:type="dxa"/>
              </w:tcPr>
              <w:p w14:paraId="7AA80C88"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452F9DA2"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39DD2502" w14:textId="77777777" w:rsidR="001F2E4C" w:rsidRDefault="001F2E4C" w:rsidP="006609CF">
            <w:r>
              <w:t>A7</w:t>
            </w:r>
          </w:p>
        </w:tc>
        <w:tc>
          <w:tcPr>
            <w:tcW w:w="5244" w:type="dxa"/>
          </w:tcPr>
          <w:p w14:paraId="73E19132" w14:textId="77777777"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ＭＳ ゴシック"/>
              <w14:uncheckedState w14:val="2610" w14:font="ＭＳ ゴシック"/>
            </w14:checkbox>
          </w:sdtPr>
          <w:sdtEndPr/>
          <w:sdtContent>
            <w:tc>
              <w:tcPr>
                <w:tcW w:w="567" w:type="dxa"/>
              </w:tcPr>
              <w:p w14:paraId="2F8C1257"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ＭＳ ゴシック"/>
              <w14:uncheckedState w14:val="2610" w14:font="ＭＳ ゴシック"/>
            </w14:checkbox>
          </w:sdtPr>
          <w:sdtEndPr/>
          <w:sdtContent>
            <w:tc>
              <w:tcPr>
                <w:tcW w:w="567" w:type="dxa"/>
              </w:tcPr>
              <w:p w14:paraId="2BA87217" w14:textId="77777777"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ＭＳ ゴシック"/>
              <w14:uncheckedState w14:val="2610" w14:font="ＭＳ ゴシック"/>
            </w14:checkbox>
          </w:sdtPr>
          <w:sdtEndPr/>
          <w:sdtContent>
            <w:tc>
              <w:tcPr>
                <w:tcW w:w="567" w:type="dxa"/>
              </w:tcPr>
              <w:p w14:paraId="782DB811"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ＭＳ ゴシック"/>
              <w14:uncheckedState w14:val="2610" w14:font="ＭＳ ゴシック"/>
            </w14:checkbox>
          </w:sdtPr>
          <w:sdtEndPr/>
          <w:sdtContent>
            <w:tc>
              <w:tcPr>
                <w:tcW w:w="567" w:type="dxa"/>
              </w:tcPr>
              <w:p w14:paraId="0CFB4A9B"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ＭＳ ゴシック"/>
              <w14:uncheckedState w14:val="2610" w14:font="ＭＳ ゴシック"/>
            </w14:checkbox>
          </w:sdtPr>
          <w:sdtEndPr/>
          <w:sdtContent>
            <w:tc>
              <w:tcPr>
                <w:tcW w:w="567" w:type="dxa"/>
              </w:tcPr>
              <w:p w14:paraId="1F69DB7A"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ＭＳ ゴシック"/>
              <w14:uncheckedState w14:val="2610" w14:font="ＭＳ ゴシック"/>
            </w14:checkbox>
          </w:sdtPr>
          <w:sdtEndPr/>
          <w:sdtContent>
            <w:tc>
              <w:tcPr>
                <w:tcW w:w="599" w:type="dxa"/>
              </w:tcPr>
              <w:p w14:paraId="3B158F8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4EBF3228"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6E9709D2"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17F40E5D" w14:textId="77777777" w:rsidR="001F2E4C" w:rsidRDefault="001F2E4C" w:rsidP="006609CF">
            <w:r>
              <w:t>B</w:t>
            </w:r>
          </w:p>
        </w:tc>
        <w:tc>
          <w:tcPr>
            <w:tcW w:w="5244" w:type="dxa"/>
          </w:tcPr>
          <w:p w14:paraId="08D7B37F" w14:textId="77777777" w:rsidR="001F2E4C" w:rsidRDefault="001F2E4C" w:rsidP="006609CF">
            <w:r>
              <w:t>Effizienz</w:t>
            </w:r>
          </w:p>
        </w:tc>
        <w:tc>
          <w:tcPr>
            <w:tcW w:w="567" w:type="dxa"/>
          </w:tcPr>
          <w:p w14:paraId="560DBAF8" w14:textId="77777777" w:rsidR="001F2E4C" w:rsidRDefault="001F2E4C" w:rsidP="006609CF">
            <w:pPr>
              <w:jc w:val="center"/>
            </w:pPr>
            <w:r>
              <w:t>++</w:t>
            </w:r>
          </w:p>
        </w:tc>
        <w:tc>
          <w:tcPr>
            <w:tcW w:w="567" w:type="dxa"/>
          </w:tcPr>
          <w:p w14:paraId="67CA9FE5" w14:textId="77777777" w:rsidR="001F2E4C" w:rsidRDefault="001F2E4C" w:rsidP="006609CF">
            <w:pPr>
              <w:jc w:val="center"/>
            </w:pPr>
            <w:r>
              <w:t>+</w:t>
            </w:r>
          </w:p>
        </w:tc>
        <w:tc>
          <w:tcPr>
            <w:tcW w:w="567" w:type="dxa"/>
          </w:tcPr>
          <w:p w14:paraId="6365124B" w14:textId="77777777" w:rsidR="001F2E4C" w:rsidRDefault="001F2E4C" w:rsidP="006609CF">
            <w:pPr>
              <w:jc w:val="center"/>
            </w:pPr>
            <w:r>
              <w:t>=</w:t>
            </w:r>
          </w:p>
        </w:tc>
        <w:tc>
          <w:tcPr>
            <w:tcW w:w="567" w:type="dxa"/>
          </w:tcPr>
          <w:p w14:paraId="377BBBFC" w14:textId="77777777" w:rsidR="001F2E4C" w:rsidRDefault="001F2E4C" w:rsidP="006609CF">
            <w:pPr>
              <w:jc w:val="center"/>
            </w:pPr>
            <w:r>
              <w:t>-</w:t>
            </w:r>
          </w:p>
        </w:tc>
        <w:tc>
          <w:tcPr>
            <w:tcW w:w="567" w:type="dxa"/>
          </w:tcPr>
          <w:p w14:paraId="20E78C3D" w14:textId="77777777" w:rsidR="001F2E4C" w:rsidRDefault="001F2E4C" w:rsidP="006609CF">
            <w:pPr>
              <w:jc w:val="center"/>
            </w:pPr>
            <w:r>
              <w:t>--</w:t>
            </w:r>
          </w:p>
        </w:tc>
        <w:tc>
          <w:tcPr>
            <w:tcW w:w="599" w:type="dxa"/>
          </w:tcPr>
          <w:p w14:paraId="6DFBC3E5" w14:textId="77777777" w:rsidR="001F2E4C" w:rsidRDefault="001F2E4C" w:rsidP="006609CF">
            <w:pPr>
              <w:jc w:val="center"/>
            </w:pPr>
            <w:proofErr w:type="spellStart"/>
            <w:r>
              <w:t>kinb</w:t>
            </w:r>
            <w:proofErr w:type="spellEnd"/>
          </w:p>
        </w:tc>
      </w:tr>
      <w:tr w:rsidR="001F2E4C" w14:paraId="31D682F6"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3360B134" w14:textId="77777777" w:rsidR="001F2E4C" w:rsidRDefault="001F2E4C" w:rsidP="006609CF">
            <w:r>
              <w:t>B1</w:t>
            </w:r>
          </w:p>
        </w:tc>
        <w:tc>
          <w:tcPr>
            <w:tcW w:w="5244" w:type="dxa"/>
          </w:tcPr>
          <w:p w14:paraId="1F7AF1BB" w14:textId="77777777" w:rsidR="001F2E4C" w:rsidRDefault="001F2E4C" w:rsidP="006609CF">
            <w:r>
              <w:t>Der Themenbereich kann einfach eingeschränkt werden</w:t>
            </w:r>
          </w:p>
        </w:tc>
        <w:sdt>
          <w:sdtPr>
            <w:id w:val="-76058076"/>
            <w14:checkbox>
              <w14:checked w14:val="0"/>
              <w14:checkedState w14:val="2612" w14:font="ＭＳ ゴシック"/>
              <w14:uncheckedState w14:val="2610" w14:font="ＭＳ ゴシック"/>
            </w14:checkbox>
          </w:sdtPr>
          <w:sdtEndPr/>
          <w:sdtContent>
            <w:tc>
              <w:tcPr>
                <w:tcW w:w="567" w:type="dxa"/>
              </w:tcPr>
              <w:p w14:paraId="4A98649B" w14:textId="77777777" w:rsidR="001F2E4C" w:rsidRDefault="001F2E4C" w:rsidP="006609CF">
                <w:pPr>
                  <w:jc w:val="center"/>
                </w:pPr>
                <w:r>
                  <w:rPr>
                    <w:rFonts w:ascii="MS Gothic" w:eastAsia="MS Gothic" w:hint="eastAsia"/>
                  </w:rPr>
                  <w:t>☐</w:t>
                </w:r>
              </w:p>
            </w:tc>
          </w:sdtContent>
        </w:sdt>
        <w:sdt>
          <w:sdtPr>
            <w:id w:val="737597021"/>
            <w14:checkbox>
              <w14:checked w14:val="1"/>
              <w14:checkedState w14:val="2612" w14:font="ＭＳ ゴシック"/>
              <w14:uncheckedState w14:val="2610" w14:font="ＭＳ ゴシック"/>
            </w14:checkbox>
          </w:sdtPr>
          <w:sdtEndPr/>
          <w:sdtContent>
            <w:tc>
              <w:tcPr>
                <w:tcW w:w="567" w:type="dxa"/>
              </w:tcPr>
              <w:p w14:paraId="535867B2" w14:textId="77777777"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ＭＳ ゴシック"/>
              <w14:uncheckedState w14:val="2610" w14:font="ＭＳ ゴシック"/>
            </w14:checkbox>
          </w:sdtPr>
          <w:sdtEndPr/>
          <w:sdtContent>
            <w:tc>
              <w:tcPr>
                <w:tcW w:w="567" w:type="dxa"/>
              </w:tcPr>
              <w:p w14:paraId="018F0C42" w14:textId="77777777"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ＭＳ ゴシック"/>
              <w14:uncheckedState w14:val="2610" w14:font="ＭＳ ゴシック"/>
            </w14:checkbox>
          </w:sdtPr>
          <w:sdtEndPr/>
          <w:sdtContent>
            <w:tc>
              <w:tcPr>
                <w:tcW w:w="567" w:type="dxa"/>
              </w:tcPr>
              <w:p w14:paraId="67D5E55D" w14:textId="77777777"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ＭＳ ゴシック"/>
              <w14:uncheckedState w14:val="2610" w14:font="ＭＳ ゴシック"/>
            </w14:checkbox>
          </w:sdtPr>
          <w:sdtEndPr/>
          <w:sdtContent>
            <w:tc>
              <w:tcPr>
                <w:tcW w:w="567" w:type="dxa"/>
              </w:tcPr>
              <w:p w14:paraId="13CD1321" w14:textId="77777777"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ＭＳ ゴシック"/>
              <w14:uncheckedState w14:val="2610" w14:font="ＭＳ ゴシック"/>
            </w14:checkbox>
          </w:sdtPr>
          <w:sdtEndPr/>
          <w:sdtContent>
            <w:tc>
              <w:tcPr>
                <w:tcW w:w="599" w:type="dxa"/>
              </w:tcPr>
              <w:p w14:paraId="3D639EF9" w14:textId="77777777" w:rsidR="001F2E4C" w:rsidRDefault="001F2E4C" w:rsidP="006609CF">
                <w:pPr>
                  <w:jc w:val="center"/>
                </w:pPr>
                <w:r>
                  <w:rPr>
                    <w:rFonts w:ascii="MS Gothic" w:eastAsia="MS Gothic" w:hAnsi="MS Gothic" w:hint="eastAsia"/>
                  </w:rPr>
                  <w:t>☐</w:t>
                </w:r>
              </w:p>
            </w:tc>
          </w:sdtContent>
        </w:sdt>
      </w:tr>
      <w:tr w:rsidR="001F2E4C" w14:paraId="52FFBD29"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0D6ADC4E" w14:textId="77777777" w:rsidR="001F2E4C" w:rsidRDefault="001F2E4C" w:rsidP="006609CF">
            <w:r>
              <w:t>B2</w:t>
            </w:r>
          </w:p>
        </w:tc>
        <w:tc>
          <w:tcPr>
            <w:tcW w:w="5244" w:type="dxa"/>
          </w:tcPr>
          <w:p w14:paraId="57925402" w14:textId="77777777"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ＭＳ ゴシック"/>
              <w14:uncheckedState w14:val="2610" w14:font="ＭＳ ゴシック"/>
            </w14:checkbox>
          </w:sdtPr>
          <w:sdtEndPr/>
          <w:sdtContent>
            <w:tc>
              <w:tcPr>
                <w:tcW w:w="567" w:type="dxa"/>
              </w:tcPr>
              <w:p w14:paraId="23ADA8FF" w14:textId="77777777"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ＭＳ ゴシック"/>
              <w14:uncheckedState w14:val="2610" w14:font="ＭＳ ゴシック"/>
            </w14:checkbox>
          </w:sdtPr>
          <w:sdtEndPr/>
          <w:sdtContent>
            <w:tc>
              <w:tcPr>
                <w:tcW w:w="567" w:type="dxa"/>
              </w:tcPr>
              <w:p w14:paraId="5838F11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ＭＳ ゴシック"/>
              <w14:uncheckedState w14:val="2610" w14:font="ＭＳ ゴシック"/>
            </w14:checkbox>
          </w:sdtPr>
          <w:sdtEndPr/>
          <w:sdtContent>
            <w:tc>
              <w:tcPr>
                <w:tcW w:w="567" w:type="dxa"/>
              </w:tcPr>
              <w:p w14:paraId="1B84D60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ＭＳ ゴシック"/>
              <w14:uncheckedState w14:val="2610" w14:font="ＭＳ ゴシック"/>
            </w14:checkbox>
          </w:sdtPr>
          <w:sdtEndPr/>
          <w:sdtContent>
            <w:tc>
              <w:tcPr>
                <w:tcW w:w="567" w:type="dxa"/>
              </w:tcPr>
              <w:p w14:paraId="5213442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ＭＳ ゴシック"/>
              <w14:uncheckedState w14:val="2610" w14:font="ＭＳ ゴシック"/>
            </w14:checkbox>
          </w:sdtPr>
          <w:sdtEndPr/>
          <w:sdtContent>
            <w:tc>
              <w:tcPr>
                <w:tcW w:w="567" w:type="dxa"/>
              </w:tcPr>
              <w:p w14:paraId="482B3B5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ＭＳ ゴシック"/>
              <w14:uncheckedState w14:val="2610" w14:font="ＭＳ ゴシック"/>
            </w14:checkbox>
          </w:sdtPr>
          <w:sdtEndPr/>
          <w:sdtContent>
            <w:tc>
              <w:tcPr>
                <w:tcW w:w="599" w:type="dxa"/>
              </w:tcPr>
              <w:p w14:paraId="3D8FDC3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46D181AF"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3808BAEA" w14:textId="77777777" w:rsidR="001F2E4C" w:rsidRDefault="001F2E4C" w:rsidP="006609CF">
            <w:r>
              <w:t>B3</w:t>
            </w:r>
          </w:p>
        </w:tc>
        <w:tc>
          <w:tcPr>
            <w:tcW w:w="5244" w:type="dxa"/>
          </w:tcPr>
          <w:p w14:paraId="41F787DD" w14:textId="77777777"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ＭＳ ゴシック"/>
              <w14:uncheckedState w14:val="2610" w14:font="ＭＳ ゴシック"/>
            </w14:checkbox>
          </w:sdtPr>
          <w:sdtEndPr/>
          <w:sdtContent>
            <w:tc>
              <w:tcPr>
                <w:tcW w:w="567" w:type="dxa"/>
              </w:tcPr>
              <w:p w14:paraId="5023EF7E"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ＭＳ ゴシック"/>
              <w14:uncheckedState w14:val="2610" w14:font="ＭＳ ゴシック"/>
            </w14:checkbox>
          </w:sdtPr>
          <w:sdtEndPr/>
          <w:sdtContent>
            <w:tc>
              <w:tcPr>
                <w:tcW w:w="567" w:type="dxa"/>
              </w:tcPr>
              <w:p w14:paraId="0DA7962F"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ＭＳ ゴシック"/>
              <w14:uncheckedState w14:val="2610" w14:font="ＭＳ ゴシック"/>
            </w14:checkbox>
          </w:sdtPr>
          <w:sdtEndPr/>
          <w:sdtContent>
            <w:tc>
              <w:tcPr>
                <w:tcW w:w="567" w:type="dxa"/>
              </w:tcPr>
              <w:p w14:paraId="713941A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ＭＳ ゴシック"/>
              <w14:uncheckedState w14:val="2610" w14:font="ＭＳ ゴシック"/>
            </w14:checkbox>
          </w:sdtPr>
          <w:sdtEndPr/>
          <w:sdtContent>
            <w:tc>
              <w:tcPr>
                <w:tcW w:w="567" w:type="dxa"/>
              </w:tcPr>
              <w:p w14:paraId="3C98361A" w14:textId="77777777"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ＭＳ ゴシック"/>
              <w14:uncheckedState w14:val="2610" w14:font="ＭＳ ゴシック"/>
            </w14:checkbox>
          </w:sdtPr>
          <w:sdtEndPr/>
          <w:sdtContent>
            <w:tc>
              <w:tcPr>
                <w:tcW w:w="567" w:type="dxa"/>
              </w:tcPr>
              <w:p w14:paraId="3660514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ＭＳ ゴシック"/>
              <w14:uncheckedState w14:val="2610" w14:font="ＭＳ ゴシック"/>
            </w14:checkbox>
          </w:sdtPr>
          <w:sdtEndPr/>
          <w:sdtContent>
            <w:tc>
              <w:tcPr>
                <w:tcW w:w="599" w:type="dxa"/>
              </w:tcPr>
              <w:p w14:paraId="281B9FE3"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6328677E"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6E68F595" w14:textId="77777777" w:rsidR="001F2E4C" w:rsidRDefault="001F2E4C" w:rsidP="006609CF">
            <w:r>
              <w:t>B4</w:t>
            </w:r>
          </w:p>
        </w:tc>
        <w:tc>
          <w:tcPr>
            <w:tcW w:w="5244" w:type="dxa"/>
          </w:tcPr>
          <w:p w14:paraId="4BA23B41" w14:textId="77777777"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ＭＳ ゴシック"/>
              <w14:uncheckedState w14:val="2610" w14:font="ＭＳ ゴシック"/>
            </w14:checkbox>
          </w:sdtPr>
          <w:sdtEndPr/>
          <w:sdtContent>
            <w:tc>
              <w:tcPr>
                <w:tcW w:w="567" w:type="dxa"/>
              </w:tcPr>
              <w:p w14:paraId="29C81CA2" w14:textId="77777777"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ＭＳ ゴシック"/>
              <w14:uncheckedState w14:val="2610" w14:font="ＭＳ ゴシック"/>
            </w14:checkbox>
          </w:sdtPr>
          <w:sdtEndPr/>
          <w:sdtContent>
            <w:tc>
              <w:tcPr>
                <w:tcW w:w="567" w:type="dxa"/>
              </w:tcPr>
              <w:p w14:paraId="7CFF3B87"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ＭＳ ゴシック"/>
              <w14:uncheckedState w14:val="2610" w14:font="ＭＳ ゴシック"/>
            </w14:checkbox>
          </w:sdtPr>
          <w:sdtEndPr/>
          <w:sdtContent>
            <w:tc>
              <w:tcPr>
                <w:tcW w:w="567" w:type="dxa"/>
              </w:tcPr>
              <w:p w14:paraId="669BB19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ＭＳ ゴシック"/>
              <w14:uncheckedState w14:val="2610" w14:font="ＭＳ ゴシック"/>
            </w14:checkbox>
          </w:sdtPr>
          <w:sdtEndPr/>
          <w:sdtContent>
            <w:tc>
              <w:tcPr>
                <w:tcW w:w="567" w:type="dxa"/>
              </w:tcPr>
              <w:p w14:paraId="7DF8B7F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ＭＳ ゴシック"/>
              <w14:uncheckedState w14:val="2610" w14:font="ＭＳ ゴシック"/>
            </w14:checkbox>
          </w:sdtPr>
          <w:sdtEndPr/>
          <w:sdtContent>
            <w:tc>
              <w:tcPr>
                <w:tcW w:w="567" w:type="dxa"/>
              </w:tcPr>
              <w:p w14:paraId="49B6247E"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ＭＳ ゴシック"/>
              <w14:uncheckedState w14:val="2610" w14:font="ＭＳ ゴシック"/>
            </w14:checkbox>
          </w:sdtPr>
          <w:sdtEndPr/>
          <w:sdtContent>
            <w:tc>
              <w:tcPr>
                <w:tcW w:w="599" w:type="dxa"/>
              </w:tcPr>
              <w:p w14:paraId="6BA2E497"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201749AE"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39AA35D4"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38726A2F" w14:textId="77777777" w:rsidR="001F2E4C" w:rsidRDefault="001F2E4C" w:rsidP="006609CF">
            <w:r>
              <w:t>C</w:t>
            </w:r>
          </w:p>
        </w:tc>
        <w:tc>
          <w:tcPr>
            <w:tcW w:w="5244" w:type="dxa"/>
          </w:tcPr>
          <w:p w14:paraId="18605BFA" w14:textId="77777777" w:rsidR="001F2E4C" w:rsidRDefault="001F2E4C" w:rsidP="006609CF">
            <w:r>
              <w:t>Fehlertoleranz</w:t>
            </w:r>
          </w:p>
        </w:tc>
        <w:tc>
          <w:tcPr>
            <w:tcW w:w="567" w:type="dxa"/>
          </w:tcPr>
          <w:p w14:paraId="43B54390" w14:textId="77777777" w:rsidR="001F2E4C" w:rsidRDefault="001F2E4C" w:rsidP="006609CF">
            <w:pPr>
              <w:jc w:val="center"/>
            </w:pPr>
            <w:r>
              <w:t>++</w:t>
            </w:r>
          </w:p>
        </w:tc>
        <w:tc>
          <w:tcPr>
            <w:tcW w:w="567" w:type="dxa"/>
          </w:tcPr>
          <w:p w14:paraId="1BEDB891" w14:textId="77777777" w:rsidR="001F2E4C" w:rsidRDefault="001F2E4C" w:rsidP="006609CF">
            <w:pPr>
              <w:jc w:val="center"/>
            </w:pPr>
            <w:r>
              <w:t>+</w:t>
            </w:r>
          </w:p>
        </w:tc>
        <w:tc>
          <w:tcPr>
            <w:tcW w:w="567" w:type="dxa"/>
          </w:tcPr>
          <w:p w14:paraId="09CE5092" w14:textId="77777777" w:rsidR="001F2E4C" w:rsidRDefault="001F2E4C" w:rsidP="006609CF">
            <w:pPr>
              <w:jc w:val="center"/>
            </w:pPr>
            <w:r>
              <w:t>=</w:t>
            </w:r>
          </w:p>
        </w:tc>
        <w:tc>
          <w:tcPr>
            <w:tcW w:w="567" w:type="dxa"/>
          </w:tcPr>
          <w:p w14:paraId="4AF5A5DD" w14:textId="77777777" w:rsidR="001F2E4C" w:rsidRDefault="001F2E4C" w:rsidP="006609CF">
            <w:pPr>
              <w:jc w:val="center"/>
            </w:pPr>
            <w:r>
              <w:t>-</w:t>
            </w:r>
          </w:p>
        </w:tc>
        <w:tc>
          <w:tcPr>
            <w:tcW w:w="567" w:type="dxa"/>
          </w:tcPr>
          <w:p w14:paraId="4CE8EB4C" w14:textId="77777777" w:rsidR="001F2E4C" w:rsidRDefault="001F2E4C" w:rsidP="006609CF">
            <w:pPr>
              <w:jc w:val="center"/>
            </w:pPr>
            <w:r>
              <w:t>--</w:t>
            </w:r>
          </w:p>
        </w:tc>
        <w:tc>
          <w:tcPr>
            <w:tcW w:w="599" w:type="dxa"/>
          </w:tcPr>
          <w:p w14:paraId="1E979E8C" w14:textId="77777777" w:rsidR="001F2E4C" w:rsidRDefault="001F2E4C" w:rsidP="006609CF">
            <w:pPr>
              <w:jc w:val="center"/>
            </w:pPr>
            <w:proofErr w:type="spellStart"/>
            <w:r>
              <w:t>kinb</w:t>
            </w:r>
            <w:proofErr w:type="spellEnd"/>
          </w:p>
        </w:tc>
      </w:tr>
      <w:tr w:rsidR="001F2E4C" w14:paraId="3885AB61"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51DFDF1B" w14:textId="77777777" w:rsidR="001F2E4C" w:rsidRDefault="001F2E4C" w:rsidP="006609CF">
            <w:r>
              <w:t>C1</w:t>
            </w:r>
          </w:p>
        </w:tc>
        <w:tc>
          <w:tcPr>
            <w:tcW w:w="5244" w:type="dxa"/>
          </w:tcPr>
          <w:p w14:paraId="147EE787" w14:textId="77777777" w:rsidR="001F2E4C" w:rsidRDefault="001F2E4C" w:rsidP="006609CF">
            <w:r>
              <w:t>Wird ein falsches Filterkriterium gesetzt, kann dieses wieder entfernt werden</w:t>
            </w:r>
          </w:p>
        </w:tc>
        <w:sdt>
          <w:sdtPr>
            <w:id w:val="-1777862560"/>
            <w14:checkbox>
              <w14:checked w14:val="0"/>
              <w14:checkedState w14:val="2612" w14:font="ＭＳ ゴシック"/>
              <w14:uncheckedState w14:val="2610" w14:font="ＭＳ ゴシック"/>
            </w14:checkbox>
          </w:sdtPr>
          <w:sdtEndPr/>
          <w:sdtContent>
            <w:tc>
              <w:tcPr>
                <w:tcW w:w="567" w:type="dxa"/>
              </w:tcPr>
              <w:p w14:paraId="6384DBEA" w14:textId="77777777" w:rsidR="001F2E4C" w:rsidRDefault="001F2E4C" w:rsidP="006609CF">
                <w:pPr>
                  <w:jc w:val="center"/>
                </w:pPr>
                <w:r>
                  <w:rPr>
                    <w:rFonts w:ascii="MS Gothic" w:eastAsia="MS Gothic" w:hint="eastAsia"/>
                  </w:rPr>
                  <w:t>☐</w:t>
                </w:r>
              </w:p>
            </w:tc>
          </w:sdtContent>
        </w:sdt>
        <w:sdt>
          <w:sdtPr>
            <w:id w:val="-66657112"/>
            <w14:checkbox>
              <w14:checked w14:val="0"/>
              <w14:checkedState w14:val="2612" w14:font="ＭＳ ゴシック"/>
              <w14:uncheckedState w14:val="2610" w14:font="ＭＳ ゴシック"/>
            </w14:checkbox>
          </w:sdtPr>
          <w:sdtEndPr/>
          <w:sdtContent>
            <w:tc>
              <w:tcPr>
                <w:tcW w:w="567" w:type="dxa"/>
              </w:tcPr>
              <w:p w14:paraId="7AF590D9" w14:textId="77777777"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ＭＳ ゴシック"/>
              <w14:uncheckedState w14:val="2610" w14:font="ＭＳ ゴシック"/>
            </w14:checkbox>
          </w:sdtPr>
          <w:sdtEndPr/>
          <w:sdtContent>
            <w:tc>
              <w:tcPr>
                <w:tcW w:w="567" w:type="dxa"/>
              </w:tcPr>
              <w:p w14:paraId="39C2C3CD" w14:textId="77777777"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ＭＳ ゴシック"/>
              <w14:uncheckedState w14:val="2610" w14:font="ＭＳ ゴシック"/>
            </w14:checkbox>
          </w:sdtPr>
          <w:sdtEndPr/>
          <w:sdtContent>
            <w:tc>
              <w:tcPr>
                <w:tcW w:w="567" w:type="dxa"/>
              </w:tcPr>
              <w:p w14:paraId="7FDE69C2" w14:textId="77777777"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ＭＳ ゴシック"/>
              <w14:uncheckedState w14:val="2610" w14:font="ＭＳ ゴシック"/>
            </w14:checkbox>
          </w:sdtPr>
          <w:sdtEndPr/>
          <w:sdtContent>
            <w:tc>
              <w:tcPr>
                <w:tcW w:w="567" w:type="dxa"/>
              </w:tcPr>
              <w:p w14:paraId="128C32F6" w14:textId="77777777"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ＭＳ ゴシック"/>
              <w14:uncheckedState w14:val="2610" w14:font="ＭＳ ゴシック"/>
            </w14:checkbox>
          </w:sdtPr>
          <w:sdtEndPr/>
          <w:sdtContent>
            <w:tc>
              <w:tcPr>
                <w:tcW w:w="599" w:type="dxa"/>
              </w:tcPr>
              <w:p w14:paraId="278BC808" w14:textId="77777777" w:rsidR="001F2E4C" w:rsidRDefault="001F2E4C" w:rsidP="006609CF">
                <w:pPr>
                  <w:jc w:val="center"/>
                </w:pPr>
                <w:r>
                  <w:rPr>
                    <w:rFonts w:ascii="MS Gothic" w:eastAsia="MS Gothic" w:hAnsi="MS Gothic" w:hint="eastAsia"/>
                  </w:rPr>
                  <w:t>☐</w:t>
                </w:r>
              </w:p>
            </w:tc>
          </w:sdtContent>
        </w:sdt>
      </w:tr>
      <w:tr w:rsidR="001F2E4C" w14:paraId="02DB2684"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7B0C8539" w14:textId="77777777" w:rsidR="001F2E4C" w:rsidRDefault="001F2E4C" w:rsidP="006609CF">
            <w:r>
              <w:t>C2</w:t>
            </w:r>
          </w:p>
        </w:tc>
        <w:tc>
          <w:tcPr>
            <w:tcW w:w="5244" w:type="dxa"/>
          </w:tcPr>
          <w:p w14:paraId="2A5FC582" w14:textId="77777777" w:rsidR="001F2E4C" w:rsidRDefault="001F2E4C" w:rsidP="006609CF">
            <w:r>
              <w:t>Das Programm stürzt nicht ab</w:t>
            </w:r>
          </w:p>
        </w:tc>
        <w:sdt>
          <w:sdtPr>
            <w:rPr>
              <w:rFonts w:ascii="MS Gothic" w:eastAsia="MS Gothic" w:hint="eastAsia"/>
            </w:rPr>
            <w:id w:val="-1988540599"/>
            <w14:checkbox>
              <w14:checked w14:val="1"/>
              <w14:checkedState w14:val="2612" w14:font="ＭＳ ゴシック"/>
              <w14:uncheckedState w14:val="2610" w14:font="ＭＳ ゴシック"/>
            </w14:checkbox>
          </w:sdtPr>
          <w:sdtEndPr/>
          <w:sdtContent>
            <w:tc>
              <w:tcPr>
                <w:tcW w:w="567" w:type="dxa"/>
              </w:tcPr>
              <w:p w14:paraId="3728D1FC" w14:textId="77777777"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ＭＳ ゴシック"/>
              <w14:uncheckedState w14:val="2610" w14:font="ＭＳ ゴシック"/>
            </w14:checkbox>
          </w:sdtPr>
          <w:sdtEndPr/>
          <w:sdtContent>
            <w:tc>
              <w:tcPr>
                <w:tcW w:w="567" w:type="dxa"/>
              </w:tcPr>
              <w:p w14:paraId="340C8E82"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ＭＳ ゴシック"/>
              <w14:uncheckedState w14:val="2610" w14:font="ＭＳ ゴシック"/>
            </w14:checkbox>
          </w:sdtPr>
          <w:sdtEndPr/>
          <w:sdtContent>
            <w:tc>
              <w:tcPr>
                <w:tcW w:w="567" w:type="dxa"/>
              </w:tcPr>
              <w:p w14:paraId="60C3E28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ＭＳ ゴシック"/>
              <w14:uncheckedState w14:val="2610" w14:font="ＭＳ ゴシック"/>
            </w14:checkbox>
          </w:sdtPr>
          <w:sdtEndPr/>
          <w:sdtContent>
            <w:tc>
              <w:tcPr>
                <w:tcW w:w="567" w:type="dxa"/>
              </w:tcPr>
              <w:p w14:paraId="55D60B97"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ＭＳ ゴシック"/>
              <w14:uncheckedState w14:val="2610" w14:font="ＭＳ ゴシック"/>
            </w14:checkbox>
          </w:sdtPr>
          <w:sdtEndPr/>
          <w:sdtContent>
            <w:tc>
              <w:tcPr>
                <w:tcW w:w="567" w:type="dxa"/>
              </w:tcPr>
              <w:p w14:paraId="0F8782B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ＭＳ ゴシック"/>
              <w14:uncheckedState w14:val="2610" w14:font="ＭＳ ゴシック"/>
            </w14:checkbox>
          </w:sdtPr>
          <w:sdtEndPr/>
          <w:sdtContent>
            <w:tc>
              <w:tcPr>
                <w:tcW w:w="599" w:type="dxa"/>
              </w:tcPr>
              <w:p w14:paraId="5CAD63D1"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7FFF0D90"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2C614469" w14:textId="77777777" w:rsidR="001F2E4C" w:rsidRDefault="001F2E4C" w:rsidP="006609CF">
            <w:r>
              <w:t>C3</w:t>
            </w:r>
          </w:p>
        </w:tc>
        <w:tc>
          <w:tcPr>
            <w:tcW w:w="5244" w:type="dxa"/>
          </w:tcPr>
          <w:p w14:paraId="2A8A3B4D" w14:textId="77777777"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ＭＳ ゴシック"/>
              <w14:uncheckedState w14:val="2610" w14:font="ＭＳ ゴシック"/>
            </w14:checkbox>
          </w:sdtPr>
          <w:sdtEndPr/>
          <w:sdtContent>
            <w:tc>
              <w:tcPr>
                <w:tcW w:w="567" w:type="dxa"/>
              </w:tcPr>
              <w:p w14:paraId="1411CA93"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ＭＳ ゴシック"/>
              <w14:uncheckedState w14:val="2610" w14:font="ＭＳ ゴシック"/>
            </w14:checkbox>
          </w:sdtPr>
          <w:sdtEndPr/>
          <w:sdtContent>
            <w:tc>
              <w:tcPr>
                <w:tcW w:w="567" w:type="dxa"/>
              </w:tcPr>
              <w:p w14:paraId="09951577"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ＭＳ ゴシック"/>
              <w14:uncheckedState w14:val="2610" w14:font="ＭＳ ゴシック"/>
            </w14:checkbox>
          </w:sdtPr>
          <w:sdtEndPr/>
          <w:sdtContent>
            <w:tc>
              <w:tcPr>
                <w:tcW w:w="567" w:type="dxa"/>
              </w:tcPr>
              <w:p w14:paraId="37652237"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ＭＳ ゴシック"/>
              <w14:uncheckedState w14:val="2610" w14:font="ＭＳ ゴシック"/>
            </w14:checkbox>
          </w:sdtPr>
          <w:sdtEndPr/>
          <w:sdtContent>
            <w:tc>
              <w:tcPr>
                <w:tcW w:w="567" w:type="dxa"/>
              </w:tcPr>
              <w:p w14:paraId="3DDE635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ＭＳ ゴシック"/>
              <w14:uncheckedState w14:val="2610" w14:font="ＭＳ ゴシック"/>
            </w14:checkbox>
          </w:sdtPr>
          <w:sdtEndPr/>
          <w:sdtContent>
            <w:tc>
              <w:tcPr>
                <w:tcW w:w="567" w:type="dxa"/>
              </w:tcPr>
              <w:p w14:paraId="17968FE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ＭＳ ゴシック"/>
              <w14:uncheckedState w14:val="2610" w14:font="ＭＳ ゴシック"/>
            </w14:checkbox>
          </w:sdtPr>
          <w:sdtEndPr/>
          <w:sdtContent>
            <w:tc>
              <w:tcPr>
                <w:tcW w:w="599" w:type="dxa"/>
              </w:tcPr>
              <w:p w14:paraId="061C1FDD"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76B85AED"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01BA780C"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19851BA1" w14:textId="77777777" w:rsidR="001F2E4C" w:rsidRDefault="001F2E4C" w:rsidP="006609CF">
            <w:r>
              <w:t>D</w:t>
            </w:r>
          </w:p>
        </w:tc>
        <w:tc>
          <w:tcPr>
            <w:tcW w:w="5244" w:type="dxa"/>
          </w:tcPr>
          <w:p w14:paraId="2281A7C3" w14:textId="77777777" w:rsidR="001F2E4C" w:rsidRDefault="001F2E4C" w:rsidP="006609CF">
            <w:r>
              <w:t>Zufriedenheit</w:t>
            </w:r>
          </w:p>
        </w:tc>
        <w:tc>
          <w:tcPr>
            <w:tcW w:w="567" w:type="dxa"/>
          </w:tcPr>
          <w:p w14:paraId="630DA720" w14:textId="77777777" w:rsidR="001F2E4C" w:rsidRDefault="001F2E4C" w:rsidP="006609CF">
            <w:pPr>
              <w:jc w:val="center"/>
            </w:pPr>
            <w:r>
              <w:t>++</w:t>
            </w:r>
          </w:p>
        </w:tc>
        <w:tc>
          <w:tcPr>
            <w:tcW w:w="567" w:type="dxa"/>
          </w:tcPr>
          <w:p w14:paraId="1DD154D0" w14:textId="77777777" w:rsidR="001F2E4C" w:rsidRDefault="001F2E4C" w:rsidP="006609CF">
            <w:pPr>
              <w:jc w:val="center"/>
            </w:pPr>
            <w:r>
              <w:t>+</w:t>
            </w:r>
          </w:p>
        </w:tc>
        <w:tc>
          <w:tcPr>
            <w:tcW w:w="567" w:type="dxa"/>
          </w:tcPr>
          <w:p w14:paraId="02AF6F68" w14:textId="77777777" w:rsidR="001F2E4C" w:rsidRDefault="001F2E4C" w:rsidP="006609CF">
            <w:pPr>
              <w:jc w:val="center"/>
            </w:pPr>
            <w:r>
              <w:t>=</w:t>
            </w:r>
          </w:p>
        </w:tc>
        <w:tc>
          <w:tcPr>
            <w:tcW w:w="567" w:type="dxa"/>
          </w:tcPr>
          <w:p w14:paraId="1F5192F8" w14:textId="77777777" w:rsidR="001F2E4C" w:rsidRDefault="001F2E4C" w:rsidP="006609CF">
            <w:pPr>
              <w:jc w:val="center"/>
            </w:pPr>
            <w:r>
              <w:t>-</w:t>
            </w:r>
          </w:p>
        </w:tc>
        <w:tc>
          <w:tcPr>
            <w:tcW w:w="567" w:type="dxa"/>
          </w:tcPr>
          <w:p w14:paraId="177FF1B1" w14:textId="77777777" w:rsidR="001F2E4C" w:rsidRDefault="001F2E4C" w:rsidP="006609CF">
            <w:pPr>
              <w:jc w:val="center"/>
            </w:pPr>
            <w:r>
              <w:t>--</w:t>
            </w:r>
          </w:p>
        </w:tc>
        <w:tc>
          <w:tcPr>
            <w:tcW w:w="599" w:type="dxa"/>
          </w:tcPr>
          <w:p w14:paraId="2267C342" w14:textId="77777777" w:rsidR="001F2E4C" w:rsidRDefault="001F2E4C" w:rsidP="006609CF">
            <w:pPr>
              <w:jc w:val="center"/>
            </w:pPr>
            <w:proofErr w:type="spellStart"/>
            <w:r>
              <w:t>kinb</w:t>
            </w:r>
            <w:proofErr w:type="spellEnd"/>
          </w:p>
        </w:tc>
      </w:tr>
      <w:tr w:rsidR="001F2E4C" w14:paraId="297FCF97"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699C1942" w14:textId="77777777" w:rsidR="001F2E4C" w:rsidRDefault="001F2E4C" w:rsidP="006609CF">
            <w:r>
              <w:t>D1</w:t>
            </w:r>
          </w:p>
        </w:tc>
        <w:tc>
          <w:tcPr>
            <w:tcW w:w="5244" w:type="dxa"/>
          </w:tcPr>
          <w:p w14:paraId="2481DBF6" w14:textId="77777777" w:rsidR="001F2E4C" w:rsidRDefault="001F2E4C" w:rsidP="006609CF">
            <w:r>
              <w:t>Die Applikation ist einfach zu benutzen</w:t>
            </w:r>
          </w:p>
        </w:tc>
        <w:sdt>
          <w:sdtPr>
            <w:id w:val="241302844"/>
            <w14:checkbox>
              <w14:checked w14:val="0"/>
              <w14:checkedState w14:val="2612" w14:font="ＭＳ ゴシック"/>
              <w14:uncheckedState w14:val="2610" w14:font="ＭＳ ゴシック"/>
            </w14:checkbox>
          </w:sdtPr>
          <w:sdtEndPr/>
          <w:sdtContent>
            <w:tc>
              <w:tcPr>
                <w:tcW w:w="567" w:type="dxa"/>
              </w:tcPr>
              <w:p w14:paraId="24E034D3" w14:textId="77777777" w:rsidR="001F2E4C" w:rsidRDefault="001F2E4C" w:rsidP="006609CF">
                <w:pPr>
                  <w:jc w:val="center"/>
                </w:pPr>
                <w:r>
                  <w:rPr>
                    <w:rFonts w:ascii="MS Gothic" w:eastAsia="MS Gothic" w:hint="eastAsia"/>
                  </w:rPr>
                  <w:t>☐</w:t>
                </w:r>
              </w:p>
            </w:tc>
          </w:sdtContent>
        </w:sdt>
        <w:sdt>
          <w:sdtPr>
            <w:id w:val="1429768431"/>
            <w14:checkbox>
              <w14:checked w14:val="1"/>
              <w14:checkedState w14:val="2612" w14:font="ＭＳ ゴシック"/>
              <w14:uncheckedState w14:val="2610" w14:font="ＭＳ ゴシック"/>
            </w14:checkbox>
          </w:sdtPr>
          <w:sdtEndPr/>
          <w:sdtContent>
            <w:tc>
              <w:tcPr>
                <w:tcW w:w="567" w:type="dxa"/>
              </w:tcPr>
              <w:p w14:paraId="48574EEE" w14:textId="77777777"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ＭＳ ゴシック"/>
              <w14:uncheckedState w14:val="2610" w14:font="ＭＳ ゴシック"/>
            </w14:checkbox>
          </w:sdtPr>
          <w:sdtEndPr/>
          <w:sdtContent>
            <w:tc>
              <w:tcPr>
                <w:tcW w:w="567" w:type="dxa"/>
              </w:tcPr>
              <w:p w14:paraId="587BD6DA" w14:textId="77777777"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ＭＳ ゴシック"/>
              <w14:uncheckedState w14:val="2610" w14:font="ＭＳ ゴシック"/>
            </w14:checkbox>
          </w:sdtPr>
          <w:sdtEndPr/>
          <w:sdtContent>
            <w:tc>
              <w:tcPr>
                <w:tcW w:w="567" w:type="dxa"/>
              </w:tcPr>
              <w:p w14:paraId="21EE5398" w14:textId="77777777"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ＭＳ ゴシック"/>
              <w14:uncheckedState w14:val="2610" w14:font="ＭＳ ゴシック"/>
            </w14:checkbox>
          </w:sdtPr>
          <w:sdtEndPr/>
          <w:sdtContent>
            <w:tc>
              <w:tcPr>
                <w:tcW w:w="567" w:type="dxa"/>
              </w:tcPr>
              <w:p w14:paraId="4F09C55C" w14:textId="77777777"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ＭＳ ゴシック"/>
              <w14:uncheckedState w14:val="2610" w14:font="ＭＳ ゴシック"/>
            </w14:checkbox>
          </w:sdtPr>
          <w:sdtEndPr/>
          <w:sdtContent>
            <w:tc>
              <w:tcPr>
                <w:tcW w:w="599" w:type="dxa"/>
              </w:tcPr>
              <w:p w14:paraId="44E53DC7" w14:textId="77777777" w:rsidR="001F2E4C" w:rsidRDefault="001F2E4C" w:rsidP="006609CF">
                <w:pPr>
                  <w:jc w:val="center"/>
                </w:pPr>
                <w:r>
                  <w:rPr>
                    <w:rFonts w:ascii="MS Gothic" w:eastAsia="MS Gothic" w:hAnsi="MS Gothic" w:hint="eastAsia"/>
                  </w:rPr>
                  <w:t>☐</w:t>
                </w:r>
              </w:p>
            </w:tc>
          </w:sdtContent>
        </w:sdt>
      </w:tr>
      <w:tr w:rsidR="001F2E4C" w14:paraId="0E827B1A"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274B9498" w14:textId="77777777" w:rsidR="001F2E4C" w:rsidRDefault="001F2E4C" w:rsidP="006609CF">
            <w:r>
              <w:t>D2</w:t>
            </w:r>
          </w:p>
        </w:tc>
        <w:tc>
          <w:tcPr>
            <w:tcW w:w="5244" w:type="dxa"/>
          </w:tcPr>
          <w:p w14:paraId="199062AA" w14:textId="77777777" w:rsidR="001F2E4C" w:rsidRDefault="001F2E4C" w:rsidP="006609CF">
            <w:r>
              <w:t>Die Applikation ist angenehm zu bedienen</w:t>
            </w:r>
          </w:p>
        </w:tc>
        <w:sdt>
          <w:sdtPr>
            <w:rPr>
              <w:rFonts w:ascii="MS Gothic" w:eastAsia="MS Gothic" w:hint="eastAsia"/>
            </w:rPr>
            <w:id w:val="-1252035408"/>
            <w14:checkbox>
              <w14:checked w14:val="0"/>
              <w14:checkedState w14:val="2612" w14:font="ＭＳ ゴシック"/>
              <w14:uncheckedState w14:val="2610" w14:font="ＭＳ ゴシック"/>
            </w14:checkbox>
          </w:sdtPr>
          <w:sdtEndPr/>
          <w:sdtContent>
            <w:tc>
              <w:tcPr>
                <w:tcW w:w="567" w:type="dxa"/>
              </w:tcPr>
              <w:p w14:paraId="5325C642"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ＭＳ ゴシック"/>
              <w14:uncheckedState w14:val="2610" w14:font="ＭＳ ゴシック"/>
            </w14:checkbox>
          </w:sdtPr>
          <w:sdtEndPr/>
          <w:sdtContent>
            <w:tc>
              <w:tcPr>
                <w:tcW w:w="567" w:type="dxa"/>
              </w:tcPr>
              <w:p w14:paraId="6B33BC2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ＭＳ ゴシック"/>
              <w14:uncheckedState w14:val="2610" w14:font="ＭＳ ゴシック"/>
            </w14:checkbox>
          </w:sdtPr>
          <w:sdtEndPr/>
          <w:sdtContent>
            <w:tc>
              <w:tcPr>
                <w:tcW w:w="567" w:type="dxa"/>
              </w:tcPr>
              <w:p w14:paraId="3AC5E668"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ＭＳ ゴシック"/>
              <w14:uncheckedState w14:val="2610" w14:font="ＭＳ ゴシック"/>
            </w14:checkbox>
          </w:sdtPr>
          <w:sdtEndPr/>
          <w:sdtContent>
            <w:tc>
              <w:tcPr>
                <w:tcW w:w="567" w:type="dxa"/>
              </w:tcPr>
              <w:p w14:paraId="5524ED23"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ＭＳ ゴシック"/>
              <w14:uncheckedState w14:val="2610" w14:font="ＭＳ ゴシック"/>
            </w14:checkbox>
          </w:sdtPr>
          <w:sdtEndPr/>
          <w:sdtContent>
            <w:tc>
              <w:tcPr>
                <w:tcW w:w="567" w:type="dxa"/>
              </w:tcPr>
              <w:p w14:paraId="04AA2AE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ＭＳ ゴシック"/>
              <w14:uncheckedState w14:val="2610" w14:font="ＭＳ ゴシック"/>
            </w14:checkbox>
          </w:sdtPr>
          <w:sdtEndPr/>
          <w:sdtContent>
            <w:tc>
              <w:tcPr>
                <w:tcW w:w="599" w:type="dxa"/>
              </w:tcPr>
              <w:p w14:paraId="0F3C11C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6A600195"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3EB94154" w14:textId="77777777" w:rsidR="001F2E4C" w:rsidRDefault="001F2E4C" w:rsidP="006609CF">
            <w:r>
              <w:t>D3</w:t>
            </w:r>
          </w:p>
        </w:tc>
        <w:tc>
          <w:tcPr>
            <w:tcW w:w="5244" w:type="dxa"/>
          </w:tcPr>
          <w:p w14:paraId="640C05C9" w14:textId="77777777" w:rsidR="001F2E4C" w:rsidRDefault="001F2E4C" w:rsidP="006609CF">
            <w:r>
              <w:t>Die einzelnen Felder sind selbsterklärend</w:t>
            </w:r>
          </w:p>
        </w:tc>
        <w:sdt>
          <w:sdtPr>
            <w:rPr>
              <w:rFonts w:ascii="MS Gothic" w:eastAsia="MS Gothic" w:hint="eastAsia"/>
            </w:rPr>
            <w:id w:val="412748701"/>
            <w14:checkbox>
              <w14:checked w14:val="0"/>
              <w14:checkedState w14:val="2612" w14:font="ＭＳ ゴシック"/>
              <w14:uncheckedState w14:val="2610" w14:font="ＭＳ ゴシック"/>
            </w14:checkbox>
          </w:sdtPr>
          <w:sdtEndPr/>
          <w:sdtContent>
            <w:tc>
              <w:tcPr>
                <w:tcW w:w="567" w:type="dxa"/>
              </w:tcPr>
              <w:p w14:paraId="3C46DACB"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ＭＳ ゴシック"/>
              <w14:uncheckedState w14:val="2610" w14:font="ＭＳ ゴシック"/>
            </w14:checkbox>
          </w:sdtPr>
          <w:sdtEndPr/>
          <w:sdtContent>
            <w:tc>
              <w:tcPr>
                <w:tcW w:w="567" w:type="dxa"/>
              </w:tcPr>
              <w:p w14:paraId="0544715F"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ＭＳ ゴシック"/>
              <w14:uncheckedState w14:val="2610" w14:font="ＭＳ ゴシック"/>
            </w14:checkbox>
          </w:sdtPr>
          <w:sdtEndPr/>
          <w:sdtContent>
            <w:tc>
              <w:tcPr>
                <w:tcW w:w="567" w:type="dxa"/>
              </w:tcPr>
              <w:p w14:paraId="2DBDF1E6"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ＭＳ ゴシック"/>
              <w14:uncheckedState w14:val="2610" w14:font="ＭＳ ゴシック"/>
            </w14:checkbox>
          </w:sdtPr>
          <w:sdtEndPr/>
          <w:sdtContent>
            <w:tc>
              <w:tcPr>
                <w:tcW w:w="567" w:type="dxa"/>
              </w:tcPr>
              <w:p w14:paraId="6AF5DAB8"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ＭＳ ゴシック"/>
              <w14:uncheckedState w14:val="2610" w14:font="ＭＳ ゴシック"/>
            </w14:checkbox>
          </w:sdtPr>
          <w:sdtEndPr/>
          <w:sdtContent>
            <w:tc>
              <w:tcPr>
                <w:tcW w:w="567" w:type="dxa"/>
              </w:tcPr>
              <w:p w14:paraId="74D4C0B3"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ＭＳ ゴシック"/>
              <w14:uncheckedState w14:val="2610" w14:font="ＭＳ ゴシック"/>
            </w14:checkbox>
          </w:sdtPr>
          <w:sdtEndPr/>
          <w:sdtContent>
            <w:tc>
              <w:tcPr>
                <w:tcW w:w="599" w:type="dxa"/>
              </w:tcPr>
              <w:p w14:paraId="20F1769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002992D7"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5C496B58"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55F2F02F" w14:textId="77777777" w:rsidR="001F2E4C" w:rsidRDefault="001F2E4C" w:rsidP="006609CF">
            <w:r>
              <w:t>E</w:t>
            </w:r>
          </w:p>
        </w:tc>
        <w:tc>
          <w:tcPr>
            <w:tcW w:w="5244" w:type="dxa"/>
          </w:tcPr>
          <w:p w14:paraId="63F5301D" w14:textId="77777777" w:rsidR="001F2E4C" w:rsidRDefault="001F2E4C" w:rsidP="006609CF">
            <w:r>
              <w:t>Erlernbarkeit</w:t>
            </w:r>
          </w:p>
        </w:tc>
        <w:tc>
          <w:tcPr>
            <w:tcW w:w="567" w:type="dxa"/>
          </w:tcPr>
          <w:p w14:paraId="5043A61F" w14:textId="77777777" w:rsidR="001F2E4C" w:rsidRDefault="001F2E4C" w:rsidP="006609CF">
            <w:pPr>
              <w:jc w:val="center"/>
            </w:pPr>
            <w:r>
              <w:t>++</w:t>
            </w:r>
          </w:p>
        </w:tc>
        <w:tc>
          <w:tcPr>
            <w:tcW w:w="567" w:type="dxa"/>
          </w:tcPr>
          <w:p w14:paraId="4E48C814" w14:textId="77777777" w:rsidR="001F2E4C" w:rsidRDefault="001F2E4C" w:rsidP="006609CF">
            <w:pPr>
              <w:jc w:val="center"/>
            </w:pPr>
            <w:r>
              <w:t>+</w:t>
            </w:r>
          </w:p>
        </w:tc>
        <w:tc>
          <w:tcPr>
            <w:tcW w:w="567" w:type="dxa"/>
          </w:tcPr>
          <w:p w14:paraId="593098C8" w14:textId="77777777" w:rsidR="001F2E4C" w:rsidRDefault="001F2E4C" w:rsidP="006609CF">
            <w:pPr>
              <w:jc w:val="center"/>
            </w:pPr>
            <w:r>
              <w:t>=</w:t>
            </w:r>
          </w:p>
        </w:tc>
        <w:tc>
          <w:tcPr>
            <w:tcW w:w="567" w:type="dxa"/>
          </w:tcPr>
          <w:p w14:paraId="3862119D" w14:textId="77777777" w:rsidR="001F2E4C" w:rsidRDefault="001F2E4C" w:rsidP="006609CF">
            <w:pPr>
              <w:jc w:val="center"/>
            </w:pPr>
            <w:r>
              <w:t>-</w:t>
            </w:r>
          </w:p>
        </w:tc>
        <w:tc>
          <w:tcPr>
            <w:tcW w:w="567" w:type="dxa"/>
          </w:tcPr>
          <w:p w14:paraId="254A8F86" w14:textId="77777777" w:rsidR="001F2E4C" w:rsidRDefault="001F2E4C" w:rsidP="006609CF">
            <w:pPr>
              <w:jc w:val="center"/>
            </w:pPr>
            <w:r>
              <w:t>--</w:t>
            </w:r>
          </w:p>
        </w:tc>
        <w:tc>
          <w:tcPr>
            <w:tcW w:w="599" w:type="dxa"/>
          </w:tcPr>
          <w:p w14:paraId="3870D934" w14:textId="77777777" w:rsidR="001F2E4C" w:rsidRDefault="001F2E4C" w:rsidP="006609CF">
            <w:pPr>
              <w:jc w:val="center"/>
            </w:pPr>
            <w:proofErr w:type="spellStart"/>
            <w:r>
              <w:t>kinb</w:t>
            </w:r>
            <w:proofErr w:type="spellEnd"/>
          </w:p>
        </w:tc>
      </w:tr>
      <w:tr w:rsidR="001F2E4C" w14:paraId="23B571B5"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07A7E571" w14:textId="77777777" w:rsidR="001F2E4C" w:rsidRDefault="001F2E4C" w:rsidP="006609CF">
            <w:r>
              <w:t>E1</w:t>
            </w:r>
          </w:p>
        </w:tc>
        <w:tc>
          <w:tcPr>
            <w:tcW w:w="5244" w:type="dxa"/>
          </w:tcPr>
          <w:p w14:paraId="4F19C4B1" w14:textId="77777777" w:rsidR="001F2E4C" w:rsidRDefault="001F2E4C" w:rsidP="006609CF">
            <w:r>
              <w:t>Die Applikation ist einfach zu bedienen</w:t>
            </w:r>
          </w:p>
        </w:tc>
        <w:sdt>
          <w:sdtPr>
            <w:id w:val="2033836613"/>
            <w14:checkbox>
              <w14:checked w14:val="1"/>
              <w14:checkedState w14:val="2612" w14:font="ＭＳ ゴシック"/>
              <w14:uncheckedState w14:val="2610" w14:font="ＭＳ ゴシック"/>
            </w14:checkbox>
          </w:sdtPr>
          <w:sdtEndPr/>
          <w:sdtContent>
            <w:tc>
              <w:tcPr>
                <w:tcW w:w="567" w:type="dxa"/>
              </w:tcPr>
              <w:p w14:paraId="2A9B8D53" w14:textId="77777777"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ＭＳ ゴシック"/>
              <w14:uncheckedState w14:val="2610" w14:font="ＭＳ ゴシック"/>
            </w14:checkbox>
          </w:sdtPr>
          <w:sdtEndPr/>
          <w:sdtContent>
            <w:tc>
              <w:tcPr>
                <w:tcW w:w="567" w:type="dxa"/>
              </w:tcPr>
              <w:p w14:paraId="2C896685" w14:textId="77777777"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ＭＳ ゴシック"/>
              <w14:uncheckedState w14:val="2610" w14:font="ＭＳ ゴシック"/>
            </w14:checkbox>
          </w:sdtPr>
          <w:sdtEndPr/>
          <w:sdtContent>
            <w:tc>
              <w:tcPr>
                <w:tcW w:w="567" w:type="dxa"/>
              </w:tcPr>
              <w:p w14:paraId="2E2ECD17" w14:textId="77777777"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ＭＳ ゴシック"/>
              <w14:uncheckedState w14:val="2610" w14:font="ＭＳ ゴシック"/>
            </w14:checkbox>
          </w:sdtPr>
          <w:sdtEndPr/>
          <w:sdtContent>
            <w:tc>
              <w:tcPr>
                <w:tcW w:w="567" w:type="dxa"/>
              </w:tcPr>
              <w:p w14:paraId="547EBDDA" w14:textId="77777777"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ＭＳ ゴシック"/>
              <w14:uncheckedState w14:val="2610" w14:font="ＭＳ ゴシック"/>
            </w14:checkbox>
          </w:sdtPr>
          <w:sdtEndPr/>
          <w:sdtContent>
            <w:tc>
              <w:tcPr>
                <w:tcW w:w="567" w:type="dxa"/>
              </w:tcPr>
              <w:p w14:paraId="1D462D83" w14:textId="77777777"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ＭＳ ゴシック"/>
              <w14:uncheckedState w14:val="2610" w14:font="ＭＳ ゴシック"/>
            </w14:checkbox>
          </w:sdtPr>
          <w:sdtEndPr/>
          <w:sdtContent>
            <w:tc>
              <w:tcPr>
                <w:tcW w:w="599" w:type="dxa"/>
              </w:tcPr>
              <w:p w14:paraId="284CC1D9" w14:textId="77777777" w:rsidR="001F2E4C" w:rsidRDefault="001F2E4C" w:rsidP="006609CF">
                <w:pPr>
                  <w:jc w:val="center"/>
                </w:pPr>
                <w:r>
                  <w:rPr>
                    <w:rFonts w:ascii="MS Gothic" w:eastAsia="MS Gothic" w:hAnsi="MS Gothic" w:hint="eastAsia"/>
                  </w:rPr>
                  <w:t>☐</w:t>
                </w:r>
              </w:p>
            </w:tc>
          </w:sdtContent>
        </w:sdt>
      </w:tr>
      <w:tr w:rsidR="001F2E4C" w14:paraId="6DFED8B5"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02D7F85C" w14:textId="77777777" w:rsidR="001F2E4C" w:rsidRDefault="001F2E4C" w:rsidP="006609CF">
            <w:r>
              <w:t>E2</w:t>
            </w:r>
          </w:p>
        </w:tc>
        <w:tc>
          <w:tcPr>
            <w:tcW w:w="5244" w:type="dxa"/>
          </w:tcPr>
          <w:p w14:paraId="325F9F77" w14:textId="77777777"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ＭＳ ゴシック"/>
              <w14:uncheckedState w14:val="2610" w14:font="ＭＳ ゴシック"/>
            </w14:checkbox>
          </w:sdtPr>
          <w:sdtEndPr/>
          <w:sdtContent>
            <w:tc>
              <w:tcPr>
                <w:tcW w:w="567" w:type="dxa"/>
              </w:tcPr>
              <w:p w14:paraId="19755AFF" w14:textId="77777777"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ＭＳ ゴシック"/>
              <w14:uncheckedState w14:val="2610" w14:font="ＭＳ ゴシック"/>
            </w14:checkbox>
          </w:sdtPr>
          <w:sdtEndPr/>
          <w:sdtContent>
            <w:tc>
              <w:tcPr>
                <w:tcW w:w="567" w:type="dxa"/>
              </w:tcPr>
              <w:p w14:paraId="4630AD0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ＭＳ ゴシック"/>
              <w14:uncheckedState w14:val="2610" w14:font="ＭＳ ゴシック"/>
            </w14:checkbox>
          </w:sdtPr>
          <w:sdtEndPr/>
          <w:sdtContent>
            <w:tc>
              <w:tcPr>
                <w:tcW w:w="567" w:type="dxa"/>
              </w:tcPr>
              <w:p w14:paraId="546B78FA"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ＭＳ ゴシック"/>
              <w14:uncheckedState w14:val="2610" w14:font="ＭＳ ゴシック"/>
            </w14:checkbox>
          </w:sdtPr>
          <w:sdtEndPr/>
          <w:sdtContent>
            <w:tc>
              <w:tcPr>
                <w:tcW w:w="567" w:type="dxa"/>
              </w:tcPr>
              <w:p w14:paraId="3A0D03EF"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ＭＳ ゴシック"/>
              <w14:uncheckedState w14:val="2610" w14:font="ＭＳ ゴシック"/>
            </w14:checkbox>
          </w:sdtPr>
          <w:sdtEndPr/>
          <w:sdtContent>
            <w:tc>
              <w:tcPr>
                <w:tcW w:w="567" w:type="dxa"/>
              </w:tcPr>
              <w:p w14:paraId="205CBDFE"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ＭＳ ゴシック"/>
              <w14:uncheckedState w14:val="2610" w14:font="ＭＳ ゴシック"/>
            </w14:checkbox>
          </w:sdtPr>
          <w:sdtEndPr/>
          <w:sdtContent>
            <w:tc>
              <w:tcPr>
                <w:tcW w:w="599" w:type="dxa"/>
              </w:tcPr>
              <w:p w14:paraId="20F18EC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2C02AB4D"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64CC79FC" w14:textId="77777777" w:rsidR="001F2E4C" w:rsidRDefault="001F2E4C" w:rsidP="006609CF">
            <w:r>
              <w:t>E3</w:t>
            </w:r>
          </w:p>
        </w:tc>
        <w:tc>
          <w:tcPr>
            <w:tcW w:w="5244" w:type="dxa"/>
          </w:tcPr>
          <w:p w14:paraId="1370977C" w14:textId="77777777"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ＭＳ ゴシック"/>
              <w14:uncheckedState w14:val="2610" w14:font="ＭＳ ゴシック"/>
            </w14:checkbox>
          </w:sdtPr>
          <w:sdtEndPr/>
          <w:sdtContent>
            <w:tc>
              <w:tcPr>
                <w:tcW w:w="567" w:type="dxa"/>
              </w:tcPr>
              <w:p w14:paraId="617028D7"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ＭＳ ゴシック"/>
              <w14:uncheckedState w14:val="2610" w14:font="ＭＳ ゴシック"/>
            </w14:checkbox>
          </w:sdtPr>
          <w:sdtEndPr/>
          <w:sdtContent>
            <w:tc>
              <w:tcPr>
                <w:tcW w:w="567" w:type="dxa"/>
              </w:tcPr>
              <w:p w14:paraId="26DBB42C"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ＭＳ ゴシック"/>
              <w14:uncheckedState w14:val="2610" w14:font="ＭＳ ゴシック"/>
            </w14:checkbox>
          </w:sdtPr>
          <w:sdtEndPr/>
          <w:sdtContent>
            <w:tc>
              <w:tcPr>
                <w:tcW w:w="567" w:type="dxa"/>
              </w:tcPr>
              <w:p w14:paraId="559BBD52"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ＭＳ ゴシック"/>
              <w14:uncheckedState w14:val="2610" w14:font="ＭＳ ゴシック"/>
            </w14:checkbox>
          </w:sdtPr>
          <w:sdtEndPr/>
          <w:sdtContent>
            <w:tc>
              <w:tcPr>
                <w:tcW w:w="567" w:type="dxa"/>
              </w:tcPr>
              <w:p w14:paraId="52BADB9D"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ＭＳ ゴシック"/>
              <w14:uncheckedState w14:val="2610" w14:font="ＭＳ ゴシック"/>
            </w14:checkbox>
          </w:sdtPr>
          <w:sdtEndPr/>
          <w:sdtContent>
            <w:tc>
              <w:tcPr>
                <w:tcW w:w="567" w:type="dxa"/>
              </w:tcPr>
              <w:p w14:paraId="6587F44B"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ＭＳ ゴシック"/>
              <w14:uncheckedState w14:val="2610" w14:font="ＭＳ ゴシック"/>
            </w14:checkbox>
          </w:sdtPr>
          <w:sdtEndPr/>
          <w:sdtContent>
            <w:tc>
              <w:tcPr>
                <w:tcW w:w="599" w:type="dxa"/>
              </w:tcPr>
              <w:p w14:paraId="2BB3CE6B"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7D7266EF" w14:textId="77777777"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14:paraId="725DED3B" w14:textId="77777777" w:rsidTr="006609CF">
        <w:trPr>
          <w:cnfStyle w:val="100000000000" w:firstRow="1" w:lastRow="0" w:firstColumn="0" w:lastColumn="0" w:oddVBand="0" w:evenVBand="0" w:oddHBand="0" w:evenHBand="0" w:firstRowFirstColumn="0" w:firstRowLastColumn="0" w:lastRowFirstColumn="0" w:lastRowLastColumn="0"/>
        </w:trPr>
        <w:tc>
          <w:tcPr>
            <w:tcW w:w="534" w:type="dxa"/>
          </w:tcPr>
          <w:p w14:paraId="28E3E758" w14:textId="77777777" w:rsidR="001F2E4C" w:rsidRDefault="001F2E4C" w:rsidP="006609CF">
            <w:r>
              <w:t>F</w:t>
            </w:r>
          </w:p>
        </w:tc>
        <w:tc>
          <w:tcPr>
            <w:tcW w:w="5244" w:type="dxa"/>
          </w:tcPr>
          <w:p w14:paraId="4A2EF302" w14:textId="77777777" w:rsidR="001F2E4C" w:rsidRDefault="001F2E4C" w:rsidP="006609CF">
            <w:r>
              <w:t>Design</w:t>
            </w:r>
          </w:p>
        </w:tc>
        <w:tc>
          <w:tcPr>
            <w:tcW w:w="567" w:type="dxa"/>
          </w:tcPr>
          <w:p w14:paraId="062D7DFB" w14:textId="77777777" w:rsidR="001F2E4C" w:rsidRDefault="001F2E4C" w:rsidP="006609CF">
            <w:pPr>
              <w:jc w:val="center"/>
            </w:pPr>
            <w:r>
              <w:t>++</w:t>
            </w:r>
          </w:p>
        </w:tc>
        <w:tc>
          <w:tcPr>
            <w:tcW w:w="567" w:type="dxa"/>
          </w:tcPr>
          <w:p w14:paraId="1A46A907" w14:textId="77777777" w:rsidR="001F2E4C" w:rsidRDefault="001F2E4C" w:rsidP="006609CF">
            <w:pPr>
              <w:jc w:val="center"/>
            </w:pPr>
            <w:r>
              <w:t>+</w:t>
            </w:r>
          </w:p>
        </w:tc>
        <w:tc>
          <w:tcPr>
            <w:tcW w:w="567" w:type="dxa"/>
          </w:tcPr>
          <w:p w14:paraId="23CF36C7" w14:textId="77777777" w:rsidR="001F2E4C" w:rsidRDefault="001F2E4C" w:rsidP="006609CF">
            <w:pPr>
              <w:jc w:val="center"/>
            </w:pPr>
            <w:r>
              <w:t>=</w:t>
            </w:r>
          </w:p>
        </w:tc>
        <w:tc>
          <w:tcPr>
            <w:tcW w:w="567" w:type="dxa"/>
          </w:tcPr>
          <w:p w14:paraId="5F7543D6" w14:textId="77777777" w:rsidR="001F2E4C" w:rsidRDefault="001F2E4C" w:rsidP="006609CF">
            <w:pPr>
              <w:jc w:val="center"/>
            </w:pPr>
            <w:r>
              <w:t>-</w:t>
            </w:r>
          </w:p>
        </w:tc>
        <w:tc>
          <w:tcPr>
            <w:tcW w:w="567" w:type="dxa"/>
          </w:tcPr>
          <w:p w14:paraId="30B856E3" w14:textId="77777777" w:rsidR="001F2E4C" w:rsidRDefault="001F2E4C" w:rsidP="006609CF">
            <w:pPr>
              <w:jc w:val="center"/>
            </w:pPr>
            <w:r>
              <w:t>--</w:t>
            </w:r>
          </w:p>
        </w:tc>
        <w:tc>
          <w:tcPr>
            <w:tcW w:w="599" w:type="dxa"/>
          </w:tcPr>
          <w:p w14:paraId="2AEA1CC1" w14:textId="77777777" w:rsidR="001F2E4C" w:rsidRDefault="001F2E4C" w:rsidP="006609CF">
            <w:pPr>
              <w:jc w:val="center"/>
            </w:pPr>
            <w:proofErr w:type="spellStart"/>
            <w:r>
              <w:t>kinb</w:t>
            </w:r>
            <w:proofErr w:type="spellEnd"/>
          </w:p>
        </w:tc>
      </w:tr>
      <w:tr w:rsidR="001F2E4C" w14:paraId="761AB3C9"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1862D776" w14:textId="77777777" w:rsidR="001F2E4C" w:rsidRDefault="001F2E4C" w:rsidP="006609CF">
            <w:r>
              <w:t>F1</w:t>
            </w:r>
          </w:p>
        </w:tc>
        <w:tc>
          <w:tcPr>
            <w:tcW w:w="5244" w:type="dxa"/>
          </w:tcPr>
          <w:p w14:paraId="22F09A6B" w14:textId="77777777" w:rsidR="001F2E4C" w:rsidRDefault="001F2E4C" w:rsidP="006609CF">
            <w:r>
              <w:t>Die graphische Oberfläche ist ansprechend</w:t>
            </w:r>
          </w:p>
        </w:tc>
        <w:sdt>
          <w:sdtPr>
            <w:id w:val="-418177331"/>
            <w14:checkbox>
              <w14:checked w14:val="1"/>
              <w14:checkedState w14:val="2612" w14:font="ＭＳ ゴシック"/>
              <w14:uncheckedState w14:val="2610" w14:font="ＭＳ ゴシック"/>
            </w14:checkbox>
          </w:sdtPr>
          <w:sdtEndPr/>
          <w:sdtContent>
            <w:tc>
              <w:tcPr>
                <w:tcW w:w="567" w:type="dxa"/>
              </w:tcPr>
              <w:p w14:paraId="0360B877" w14:textId="77777777"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ＭＳ ゴシック"/>
              <w14:uncheckedState w14:val="2610" w14:font="ＭＳ ゴシック"/>
            </w14:checkbox>
          </w:sdtPr>
          <w:sdtEndPr/>
          <w:sdtContent>
            <w:tc>
              <w:tcPr>
                <w:tcW w:w="567" w:type="dxa"/>
              </w:tcPr>
              <w:p w14:paraId="30916C8C" w14:textId="77777777"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ＭＳ ゴシック"/>
              <w14:uncheckedState w14:val="2610" w14:font="ＭＳ ゴシック"/>
            </w14:checkbox>
          </w:sdtPr>
          <w:sdtEndPr/>
          <w:sdtContent>
            <w:tc>
              <w:tcPr>
                <w:tcW w:w="567" w:type="dxa"/>
              </w:tcPr>
              <w:p w14:paraId="55FDFCFE" w14:textId="77777777"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ＭＳ ゴシック"/>
              <w14:uncheckedState w14:val="2610" w14:font="ＭＳ ゴシック"/>
            </w14:checkbox>
          </w:sdtPr>
          <w:sdtEndPr/>
          <w:sdtContent>
            <w:tc>
              <w:tcPr>
                <w:tcW w:w="567" w:type="dxa"/>
              </w:tcPr>
              <w:p w14:paraId="0BDF76B7" w14:textId="77777777"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ＭＳ ゴシック"/>
              <w14:uncheckedState w14:val="2610" w14:font="ＭＳ ゴシック"/>
            </w14:checkbox>
          </w:sdtPr>
          <w:sdtEndPr/>
          <w:sdtContent>
            <w:tc>
              <w:tcPr>
                <w:tcW w:w="567" w:type="dxa"/>
              </w:tcPr>
              <w:p w14:paraId="16DA072D" w14:textId="77777777"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ＭＳ ゴシック"/>
              <w14:uncheckedState w14:val="2610" w14:font="ＭＳ ゴシック"/>
            </w14:checkbox>
          </w:sdtPr>
          <w:sdtEndPr/>
          <w:sdtContent>
            <w:tc>
              <w:tcPr>
                <w:tcW w:w="599" w:type="dxa"/>
              </w:tcPr>
              <w:p w14:paraId="455201C5" w14:textId="77777777" w:rsidR="001F2E4C" w:rsidRDefault="001F2E4C" w:rsidP="006609CF">
                <w:pPr>
                  <w:jc w:val="center"/>
                </w:pPr>
                <w:r>
                  <w:rPr>
                    <w:rFonts w:ascii="MS Gothic" w:eastAsia="MS Gothic" w:hAnsi="MS Gothic" w:hint="eastAsia"/>
                  </w:rPr>
                  <w:t>☐</w:t>
                </w:r>
              </w:p>
            </w:tc>
          </w:sdtContent>
        </w:sdt>
      </w:tr>
      <w:tr w:rsidR="001F2E4C" w14:paraId="71EC85BB"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79702253" w14:textId="77777777" w:rsidR="001F2E4C" w:rsidRDefault="001F2E4C" w:rsidP="006609CF">
            <w:r>
              <w:t>F2</w:t>
            </w:r>
          </w:p>
        </w:tc>
        <w:tc>
          <w:tcPr>
            <w:tcW w:w="5244" w:type="dxa"/>
          </w:tcPr>
          <w:p w14:paraId="5DE1B12D" w14:textId="77777777"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ＭＳ ゴシック"/>
              <w14:uncheckedState w14:val="2610" w14:font="ＭＳ ゴシック"/>
            </w14:checkbox>
          </w:sdtPr>
          <w:sdtEndPr/>
          <w:sdtContent>
            <w:tc>
              <w:tcPr>
                <w:tcW w:w="567" w:type="dxa"/>
              </w:tcPr>
              <w:p w14:paraId="36570243" w14:textId="77777777"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ＭＳ ゴシック"/>
              <w14:uncheckedState w14:val="2610" w14:font="ＭＳ ゴシック"/>
            </w14:checkbox>
          </w:sdtPr>
          <w:sdtEndPr/>
          <w:sdtContent>
            <w:tc>
              <w:tcPr>
                <w:tcW w:w="567" w:type="dxa"/>
              </w:tcPr>
              <w:p w14:paraId="42FE81EE"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ＭＳ ゴシック"/>
              <w14:uncheckedState w14:val="2610" w14:font="ＭＳ ゴシック"/>
            </w14:checkbox>
          </w:sdtPr>
          <w:sdtEndPr/>
          <w:sdtContent>
            <w:tc>
              <w:tcPr>
                <w:tcW w:w="567" w:type="dxa"/>
              </w:tcPr>
              <w:p w14:paraId="38CB6D2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ＭＳ ゴシック"/>
              <w14:uncheckedState w14:val="2610" w14:font="ＭＳ ゴシック"/>
            </w14:checkbox>
          </w:sdtPr>
          <w:sdtEndPr/>
          <w:sdtContent>
            <w:tc>
              <w:tcPr>
                <w:tcW w:w="567" w:type="dxa"/>
              </w:tcPr>
              <w:p w14:paraId="6F26C43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ＭＳ ゴシック"/>
              <w14:uncheckedState w14:val="2610" w14:font="ＭＳ ゴシック"/>
            </w14:checkbox>
          </w:sdtPr>
          <w:sdtEndPr/>
          <w:sdtContent>
            <w:tc>
              <w:tcPr>
                <w:tcW w:w="567" w:type="dxa"/>
              </w:tcPr>
              <w:p w14:paraId="3D42260E"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ＭＳ ゴシック"/>
              <w14:uncheckedState w14:val="2610" w14:font="ＭＳ ゴシック"/>
            </w14:checkbox>
          </w:sdtPr>
          <w:sdtEndPr/>
          <w:sdtContent>
            <w:tc>
              <w:tcPr>
                <w:tcW w:w="599" w:type="dxa"/>
              </w:tcPr>
              <w:p w14:paraId="2DBACA38"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23042CBB" w14:textId="77777777" w:rsidTr="006609CF">
        <w:trPr>
          <w:cnfStyle w:val="000000100000" w:firstRow="0" w:lastRow="0" w:firstColumn="0" w:lastColumn="0" w:oddVBand="0" w:evenVBand="0" w:oddHBand="1" w:evenHBand="0" w:firstRowFirstColumn="0" w:firstRowLastColumn="0" w:lastRowFirstColumn="0" w:lastRowLastColumn="0"/>
        </w:trPr>
        <w:tc>
          <w:tcPr>
            <w:tcW w:w="534" w:type="dxa"/>
          </w:tcPr>
          <w:p w14:paraId="19D34A67" w14:textId="77777777" w:rsidR="001F2E4C" w:rsidRDefault="001F2E4C" w:rsidP="006609CF">
            <w:r>
              <w:t>F3</w:t>
            </w:r>
          </w:p>
        </w:tc>
        <w:tc>
          <w:tcPr>
            <w:tcW w:w="5244" w:type="dxa"/>
          </w:tcPr>
          <w:p w14:paraId="59DA0172" w14:textId="77777777" w:rsidR="001F2E4C" w:rsidRDefault="001F2E4C" w:rsidP="006609CF">
            <w:r>
              <w:t>Texte sind gut lesbar</w:t>
            </w:r>
          </w:p>
        </w:tc>
        <w:sdt>
          <w:sdtPr>
            <w:rPr>
              <w:rFonts w:ascii="MS Gothic" w:eastAsia="MS Gothic" w:hint="eastAsia"/>
            </w:rPr>
            <w:id w:val="212013119"/>
            <w14:checkbox>
              <w14:checked w14:val="1"/>
              <w14:checkedState w14:val="2612" w14:font="ＭＳ ゴシック"/>
              <w14:uncheckedState w14:val="2610" w14:font="ＭＳ ゴシック"/>
            </w14:checkbox>
          </w:sdtPr>
          <w:sdtEndPr/>
          <w:sdtContent>
            <w:tc>
              <w:tcPr>
                <w:tcW w:w="567" w:type="dxa"/>
              </w:tcPr>
              <w:p w14:paraId="1B765CD1" w14:textId="77777777"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ＭＳ ゴシック"/>
              <w14:uncheckedState w14:val="2610" w14:font="ＭＳ ゴシック"/>
            </w14:checkbox>
          </w:sdtPr>
          <w:sdtEndPr/>
          <w:sdtContent>
            <w:tc>
              <w:tcPr>
                <w:tcW w:w="567" w:type="dxa"/>
              </w:tcPr>
              <w:p w14:paraId="26D36EB5"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ＭＳ ゴシック"/>
              <w14:uncheckedState w14:val="2610" w14:font="ＭＳ ゴシック"/>
            </w14:checkbox>
          </w:sdtPr>
          <w:sdtEndPr/>
          <w:sdtContent>
            <w:tc>
              <w:tcPr>
                <w:tcW w:w="567" w:type="dxa"/>
              </w:tcPr>
              <w:p w14:paraId="184AD2C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ＭＳ ゴシック"/>
              <w14:uncheckedState w14:val="2610" w14:font="ＭＳ ゴシック"/>
            </w14:checkbox>
          </w:sdtPr>
          <w:sdtEndPr/>
          <w:sdtContent>
            <w:tc>
              <w:tcPr>
                <w:tcW w:w="567" w:type="dxa"/>
              </w:tcPr>
              <w:p w14:paraId="0983BDAF"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ＭＳ ゴシック"/>
              <w14:uncheckedState w14:val="2610" w14:font="ＭＳ ゴシック"/>
            </w14:checkbox>
          </w:sdtPr>
          <w:sdtEndPr/>
          <w:sdtContent>
            <w:tc>
              <w:tcPr>
                <w:tcW w:w="567" w:type="dxa"/>
              </w:tcPr>
              <w:p w14:paraId="1E10A351"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ＭＳ ゴシック"/>
              <w14:uncheckedState w14:val="2610" w14:font="ＭＳ ゴシック"/>
            </w14:checkbox>
          </w:sdtPr>
          <w:sdtEndPr/>
          <w:sdtContent>
            <w:tc>
              <w:tcPr>
                <w:tcW w:w="599" w:type="dxa"/>
              </w:tcPr>
              <w:p w14:paraId="7F560B8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14:paraId="3127B233" w14:textId="77777777" w:rsidTr="006609CF">
        <w:trPr>
          <w:cnfStyle w:val="000000010000" w:firstRow="0" w:lastRow="0" w:firstColumn="0" w:lastColumn="0" w:oddVBand="0" w:evenVBand="0" w:oddHBand="0" w:evenHBand="1" w:firstRowFirstColumn="0" w:firstRowLastColumn="0" w:lastRowFirstColumn="0" w:lastRowLastColumn="0"/>
        </w:trPr>
        <w:tc>
          <w:tcPr>
            <w:tcW w:w="534" w:type="dxa"/>
          </w:tcPr>
          <w:p w14:paraId="7234C5E4" w14:textId="77777777" w:rsidR="001F2E4C" w:rsidRDefault="001F2E4C" w:rsidP="006609CF">
            <w:r>
              <w:t>F4</w:t>
            </w:r>
          </w:p>
        </w:tc>
        <w:tc>
          <w:tcPr>
            <w:tcW w:w="5244" w:type="dxa"/>
          </w:tcPr>
          <w:p w14:paraId="6D98B25D" w14:textId="77777777"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ＭＳ ゴシック"/>
              <w14:uncheckedState w14:val="2610" w14:font="ＭＳ ゴシック"/>
            </w14:checkbox>
          </w:sdtPr>
          <w:sdtEndPr/>
          <w:sdtContent>
            <w:tc>
              <w:tcPr>
                <w:tcW w:w="567" w:type="dxa"/>
              </w:tcPr>
              <w:p w14:paraId="15FF816A" w14:textId="77777777"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ＭＳ ゴシック"/>
              <w14:uncheckedState w14:val="2610" w14:font="ＭＳ ゴシック"/>
            </w14:checkbox>
          </w:sdtPr>
          <w:sdtEndPr/>
          <w:sdtContent>
            <w:tc>
              <w:tcPr>
                <w:tcW w:w="567" w:type="dxa"/>
              </w:tcPr>
              <w:p w14:paraId="06147B14"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ＭＳ ゴシック"/>
              <w14:uncheckedState w14:val="2610" w14:font="ＭＳ ゴシック"/>
            </w14:checkbox>
          </w:sdtPr>
          <w:sdtEndPr/>
          <w:sdtContent>
            <w:tc>
              <w:tcPr>
                <w:tcW w:w="567" w:type="dxa"/>
              </w:tcPr>
              <w:p w14:paraId="5AC27140"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ＭＳ ゴシック"/>
              <w14:uncheckedState w14:val="2610" w14:font="ＭＳ ゴシック"/>
            </w14:checkbox>
          </w:sdtPr>
          <w:sdtEndPr/>
          <w:sdtContent>
            <w:tc>
              <w:tcPr>
                <w:tcW w:w="567" w:type="dxa"/>
              </w:tcPr>
              <w:p w14:paraId="707F8CEC"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ＭＳ ゴシック"/>
              <w14:uncheckedState w14:val="2610" w14:font="ＭＳ ゴシック"/>
            </w14:checkbox>
          </w:sdtPr>
          <w:sdtEndPr/>
          <w:sdtContent>
            <w:tc>
              <w:tcPr>
                <w:tcW w:w="567" w:type="dxa"/>
              </w:tcPr>
              <w:p w14:paraId="684E306B"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ＭＳ ゴシック"/>
              <w14:uncheckedState w14:val="2610" w14:font="ＭＳ ゴシック"/>
            </w14:checkbox>
          </w:sdtPr>
          <w:sdtEndPr/>
          <w:sdtContent>
            <w:tc>
              <w:tcPr>
                <w:tcW w:w="599" w:type="dxa"/>
              </w:tcPr>
              <w:p w14:paraId="1AA46E49" w14:textId="77777777" w:rsidR="001F2E4C" w:rsidRDefault="001F2E4C" w:rsidP="006609CF">
                <w:pPr>
                  <w:jc w:val="center"/>
                  <w:rPr>
                    <w:rFonts w:ascii="MS Gothic" w:eastAsia="MS Gothic" w:hAnsi="MS Gothic"/>
                  </w:rPr>
                </w:pPr>
                <w:r>
                  <w:rPr>
                    <w:rFonts w:ascii="MS Gothic" w:eastAsia="MS Gothic" w:hAnsi="MS Gothic" w:hint="eastAsia"/>
                  </w:rPr>
                  <w:t>☐</w:t>
                </w:r>
              </w:p>
            </w:tc>
          </w:sdtContent>
        </w:sdt>
      </w:tr>
    </w:tbl>
    <w:p w14:paraId="5AEC1389" w14:textId="77777777" w:rsidR="001F2E4C" w:rsidRDefault="001F2E4C" w:rsidP="001F2E4C"/>
    <w:tbl>
      <w:tblPr>
        <w:tblStyle w:val="MediumShading1-Accent1"/>
        <w:tblW w:w="0" w:type="auto"/>
        <w:tblLook w:val="0420" w:firstRow="1" w:lastRow="0" w:firstColumn="0" w:lastColumn="0" w:noHBand="0" w:noVBand="1"/>
      </w:tblPr>
      <w:tblGrid>
        <w:gridCol w:w="9212"/>
      </w:tblGrid>
      <w:tr w:rsidR="001F2E4C" w14:paraId="46B8A713" w14:textId="77777777"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14:paraId="2DB653C6" w14:textId="77777777" w:rsidR="001F2E4C" w:rsidRDefault="001F2E4C" w:rsidP="006609CF">
            <w:r>
              <w:t>Kommentare und Verbesserungsvorschläge</w:t>
            </w:r>
          </w:p>
        </w:tc>
      </w:tr>
      <w:tr w:rsidR="001F2E4C" w14:paraId="2679B40A" w14:textId="77777777"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14:paraId="34EE5D11" w14:textId="77777777" w:rsidR="001F2E4C" w:rsidRDefault="001F2E4C" w:rsidP="006609CF"/>
          <w:p w14:paraId="377534DC" w14:textId="77777777" w:rsidR="001F2E4C" w:rsidRDefault="001F2E4C" w:rsidP="006609CF"/>
        </w:tc>
      </w:tr>
    </w:tbl>
    <w:p w14:paraId="25FCAE7D" w14:textId="77777777" w:rsidR="00E32523" w:rsidRDefault="000C0A0D" w:rsidP="00E32523">
      <w:pPr>
        <w:pStyle w:val="Heading3"/>
      </w:pPr>
      <w:bookmarkStart w:id="41" w:name="_Toc312080564"/>
      <w:r>
        <w:lastRenderedPageBreak/>
        <w:t xml:space="preserve">Fragebogen </w:t>
      </w:r>
      <w:r w:rsidR="00E32523">
        <w:t>Markus Stolze</w:t>
      </w:r>
      <w:bookmarkEnd w:id="41"/>
    </w:p>
    <w:tbl>
      <w:tblPr>
        <w:tblStyle w:val="MediumShading1-Accent1"/>
        <w:tblW w:w="0" w:type="auto"/>
        <w:tblLook w:val="04A0" w:firstRow="1" w:lastRow="0" w:firstColumn="1" w:lastColumn="0" w:noHBand="0" w:noVBand="1"/>
      </w:tblPr>
      <w:tblGrid>
        <w:gridCol w:w="534"/>
        <w:gridCol w:w="4072"/>
        <w:gridCol w:w="605"/>
        <w:gridCol w:w="4001"/>
      </w:tblGrid>
      <w:tr w:rsidR="00E32523" w14:paraId="546BEBBF" w14:textId="77777777"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14:paraId="69BEB67E" w14:textId="77777777" w:rsidR="00E32523" w:rsidRDefault="00E32523" w:rsidP="00D15D73">
            <w:r>
              <w:t>Bezeichnung</w:t>
            </w:r>
          </w:p>
        </w:tc>
      </w:tr>
      <w:tr w:rsidR="00E32523" w14:paraId="6F64F6B5" w14:textId="77777777"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B3FCE69" w14:textId="77777777" w:rsidR="00E32523" w:rsidRDefault="00E32523" w:rsidP="00D15D73">
            <w:r>
              <w:t>++</w:t>
            </w:r>
          </w:p>
        </w:tc>
        <w:tc>
          <w:tcPr>
            <w:tcW w:w="4072" w:type="dxa"/>
          </w:tcPr>
          <w:p w14:paraId="69DE6BAE"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14:paraId="14D5F4BD"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14:paraId="6F1ABA2B"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14:paraId="5E83C6A9" w14:textId="77777777"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F597DF6" w14:textId="77777777" w:rsidR="00E32523" w:rsidRDefault="00E32523" w:rsidP="00D15D73">
            <w:r>
              <w:t>+</w:t>
            </w:r>
          </w:p>
        </w:tc>
        <w:tc>
          <w:tcPr>
            <w:tcW w:w="4072" w:type="dxa"/>
          </w:tcPr>
          <w:p w14:paraId="7741F1BF" w14:textId="77777777"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14:paraId="37E4331C" w14:textId="77777777"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14:paraId="4889836D" w14:textId="77777777"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14:paraId="4E8F9ABB" w14:textId="77777777"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06927FA" w14:textId="77777777" w:rsidR="00E32523" w:rsidRDefault="00E32523" w:rsidP="00D15D73">
            <w:r>
              <w:t>=</w:t>
            </w:r>
          </w:p>
        </w:tc>
        <w:tc>
          <w:tcPr>
            <w:tcW w:w="4072" w:type="dxa"/>
          </w:tcPr>
          <w:p w14:paraId="5D2F487B"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14:paraId="79FC8C65"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proofErr w:type="spellStart"/>
            <w:r>
              <w:t>kinb</w:t>
            </w:r>
            <w:proofErr w:type="spellEnd"/>
          </w:p>
        </w:tc>
        <w:tc>
          <w:tcPr>
            <w:tcW w:w="4001" w:type="dxa"/>
          </w:tcPr>
          <w:p w14:paraId="68A2F4A0" w14:textId="77777777"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14:paraId="762FD464"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6823F3FE"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23F40614" w14:textId="77777777" w:rsidR="00E32523" w:rsidRDefault="00E32523" w:rsidP="00D15D73">
            <w:r>
              <w:t>A</w:t>
            </w:r>
          </w:p>
        </w:tc>
        <w:tc>
          <w:tcPr>
            <w:tcW w:w="5244" w:type="dxa"/>
          </w:tcPr>
          <w:p w14:paraId="6399E995" w14:textId="77777777" w:rsidR="00E32523" w:rsidRDefault="00E32523" w:rsidP="00D15D73">
            <w:r>
              <w:t>Effektivität</w:t>
            </w:r>
          </w:p>
        </w:tc>
        <w:tc>
          <w:tcPr>
            <w:tcW w:w="567" w:type="dxa"/>
          </w:tcPr>
          <w:p w14:paraId="22A2DB70" w14:textId="77777777" w:rsidR="00E32523" w:rsidRDefault="00E32523" w:rsidP="00D15D73">
            <w:pPr>
              <w:jc w:val="center"/>
            </w:pPr>
            <w:r>
              <w:t>++</w:t>
            </w:r>
          </w:p>
        </w:tc>
        <w:tc>
          <w:tcPr>
            <w:tcW w:w="567" w:type="dxa"/>
          </w:tcPr>
          <w:p w14:paraId="5CC91726" w14:textId="77777777" w:rsidR="00E32523" w:rsidRDefault="00E32523" w:rsidP="00D15D73">
            <w:pPr>
              <w:jc w:val="center"/>
            </w:pPr>
            <w:r>
              <w:t>+</w:t>
            </w:r>
          </w:p>
        </w:tc>
        <w:tc>
          <w:tcPr>
            <w:tcW w:w="567" w:type="dxa"/>
          </w:tcPr>
          <w:p w14:paraId="298A073D" w14:textId="77777777" w:rsidR="00E32523" w:rsidRDefault="00E32523" w:rsidP="00D15D73">
            <w:pPr>
              <w:jc w:val="center"/>
            </w:pPr>
            <w:r>
              <w:t>=</w:t>
            </w:r>
          </w:p>
        </w:tc>
        <w:tc>
          <w:tcPr>
            <w:tcW w:w="567" w:type="dxa"/>
          </w:tcPr>
          <w:p w14:paraId="2F44815C" w14:textId="77777777" w:rsidR="00E32523" w:rsidRDefault="00E32523" w:rsidP="00D15D73">
            <w:pPr>
              <w:jc w:val="center"/>
            </w:pPr>
            <w:r>
              <w:t>-</w:t>
            </w:r>
          </w:p>
        </w:tc>
        <w:tc>
          <w:tcPr>
            <w:tcW w:w="567" w:type="dxa"/>
          </w:tcPr>
          <w:p w14:paraId="722363DC" w14:textId="77777777" w:rsidR="00E32523" w:rsidRDefault="00E32523" w:rsidP="00D15D73">
            <w:pPr>
              <w:jc w:val="center"/>
            </w:pPr>
            <w:r>
              <w:t>--</w:t>
            </w:r>
          </w:p>
        </w:tc>
        <w:tc>
          <w:tcPr>
            <w:tcW w:w="599" w:type="dxa"/>
          </w:tcPr>
          <w:p w14:paraId="52BAED06" w14:textId="77777777" w:rsidR="00E32523" w:rsidRDefault="00E32523" w:rsidP="00D15D73">
            <w:pPr>
              <w:jc w:val="center"/>
            </w:pPr>
            <w:proofErr w:type="spellStart"/>
            <w:r>
              <w:t>kinb</w:t>
            </w:r>
            <w:proofErr w:type="spellEnd"/>
          </w:p>
        </w:tc>
      </w:tr>
      <w:tr w:rsidR="00E32523" w14:paraId="78216FAB"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465437EE" w14:textId="77777777" w:rsidR="00E32523" w:rsidRDefault="00E32523" w:rsidP="00D15D73">
            <w:r>
              <w:t>A1</w:t>
            </w:r>
          </w:p>
        </w:tc>
        <w:tc>
          <w:tcPr>
            <w:tcW w:w="5244" w:type="dxa"/>
          </w:tcPr>
          <w:p w14:paraId="27F28B71" w14:textId="77777777" w:rsidR="00E32523" w:rsidRDefault="00E32523" w:rsidP="00D15D73">
            <w:r>
              <w:t>Der Themenbereich kann eingeschränkt werden</w:t>
            </w:r>
          </w:p>
        </w:tc>
        <w:sdt>
          <w:sdtPr>
            <w:id w:val="-1409139806"/>
            <w14:checkbox>
              <w14:checked w14:val="1"/>
              <w14:checkedState w14:val="2612" w14:font="ＭＳ ゴシック"/>
              <w14:uncheckedState w14:val="2610" w14:font="ＭＳ ゴシック"/>
            </w14:checkbox>
          </w:sdtPr>
          <w:sdtEndPr/>
          <w:sdtContent>
            <w:tc>
              <w:tcPr>
                <w:tcW w:w="567" w:type="dxa"/>
              </w:tcPr>
              <w:p w14:paraId="1EDC29B2" w14:textId="77777777"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ＭＳ ゴシック"/>
              <w14:uncheckedState w14:val="2610" w14:font="ＭＳ ゴシック"/>
            </w14:checkbox>
          </w:sdtPr>
          <w:sdtEndPr/>
          <w:sdtContent>
            <w:tc>
              <w:tcPr>
                <w:tcW w:w="567" w:type="dxa"/>
              </w:tcPr>
              <w:p w14:paraId="7F385B9D" w14:textId="77777777"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ＭＳ ゴシック"/>
              <w14:uncheckedState w14:val="2610" w14:font="ＭＳ ゴシック"/>
            </w14:checkbox>
          </w:sdtPr>
          <w:sdtEndPr/>
          <w:sdtContent>
            <w:tc>
              <w:tcPr>
                <w:tcW w:w="567" w:type="dxa"/>
              </w:tcPr>
              <w:p w14:paraId="301FA0F4" w14:textId="77777777"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ＭＳ ゴシック"/>
              <w14:uncheckedState w14:val="2610" w14:font="ＭＳ ゴシック"/>
            </w14:checkbox>
          </w:sdtPr>
          <w:sdtEndPr/>
          <w:sdtContent>
            <w:tc>
              <w:tcPr>
                <w:tcW w:w="567" w:type="dxa"/>
              </w:tcPr>
              <w:p w14:paraId="486E817D" w14:textId="77777777"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ＭＳ ゴシック"/>
              <w14:uncheckedState w14:val="2610" w14:font="ＭＳ ゴシック"/>
            </w14:checkbox>
          </w:sdtPr>
          <w:sdtEndPr/>
          <w:sdtContent>
            <w:tc>
              <w:tcPr>
                <w:tcW w:w="567" w:type="dxa"/>
              </w:tcPr>
              <w:p w14:paraId="526A71E0" w14:textId="77777777"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ＭＳ ゴシック"/>
              <w14:uncheckedState w14:val="2610" w14:font="ＭＳ ゴシック"/>
            </w14:checkbox>
          </w:sdtPr>
          <w:sdtEndPr/>
          <w:sdtContent>
            <w:tc>
              <w:tcPr>
                <w:tcW w:w="599" w:type="dxa"/>
              </w:tcPr>
              <w:p w14:paraId="589F7391" w14:textId="77777777" w:rsidR="00E32523" w:rsidRDefault="00E32523" w:rsidP="00D15D73">
                <w:pPr>
                  <w:jc w:val="center"/>
                </w:pPr>
                <w:r>
                  <w:rPr>
                    <w:rFonts w:ascii="MS Gothic" w:eastAsia="MS Gothic" w:hAnsi="MS Gothic" w:hint="eastAsia"/>
                  </w:rPr>
                  <w:t>☐</w:t>
                </w:r>
              </w:p>
            </w:tc>
          </w:sdtContent>
        </w:sdt>
      </w:tr>
      <w:tr w:rsidR="00E32523" w14:paraId="136FECF1"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35C5E5D6" w14:textId="77777777" w:rsidR="00E32523" w:rsidRDefault="00E32523" w:rsidP="00D15D73">
            <w:r>
              <w:t>A2</w:t>
            </w:r>
          </w:p>
        </w:tc>
        <w:tc>
          <w:tcPr>
            <w:tcW w:w="5244" w:type="dxa"/>
          </w:tcPr>
          <w:p w14:paraId="040F202F" w14:textId="77777777"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ＭＳ ゴシック"/>
              <w14:uncheckedState w14:val="2610" w14:font="ＭＳ ゴシック"/>
            </w14:checkbox>
          </w:sdtPr>
          <w:sdtEndPr/>
          <w:sdtContent>
            <w:tc>
              <w:tcPr>
                <w:tcW w:w="567" w:type="dxa"/>
              </w:tcPr>
              <w:p w14:paraId="53524B98"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ＭＳ ゴシック"/>
              <w14:uncheckedState w14:val="2610" w14:font="ＭＳ ゴシック"/>
            </w14:checkbox>
          </w:sdtPr>
          <w:sdtEndPr/>
          <w:sdtContent>
            <w:tc>
              <w:tcPr>
                <w:tcW w:w="567" w:type="dxa"/>
              </w:tcPr>
              <w:p w14:paraId="172AD99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ＭＳ ゴシック"/>
              <w14:uncheckedState w14:val="2610" w14:font="ＭＳ ゴシック"/>
            </w14:checkbox>
          </w:sdtPr>
          <w:sdtEndPr/>
          <w:sdtContent>
            <w:tc>
              <w:tcPr>
                <w:tcW w:w="567" w:type="dxa"/>
              </w:tcPr>
              <w:p w14:paraId="61EB3C3E"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ＭＳ ゴシック"/>
              <w14:uncheckedState w14:val="2610" w14:font="ＭＳ ゴシック"/>
            </w14:checkbox>
          </w:sdtPr>
          <w:sdtEndPr/>
          <w:sdtContent>
            <w:tc>
              <w:tcPr>
                <w:tcW w:w="567" w:type="dxa"/>
              </w:tcPr>
              <w:p w14:paraId="1872F90F"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ＭＳ ゴシック"/>
              <w14:uncheckedState w14:val="2610" w14:font="ＭＳ ゴシック"/>
            </w14:checkbox>
          </w:sdtPr>
          <w:sdtEndPr/>
          <w:sdtContent>
            <w:tc>
              <w:tcPr>
                <w:tcW w:w="567" w:type="dxa"/>
              </w:tcPr>
              <w:p w14:paraId="0DC9627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ＭＳ ゴシック"/>
              <w14:uncheckedState w14:val="2610" w14:font="ＭＳ ゴシック"/>
            </w14:checkbox>
          </w:sdtPr>
          <w:sdtEndPr/>
          <w:sdtContent>
            <w:tc>
              <w:tcPr>
                <w:tcW w:w="599" w:type="dxa"/>
              </w:tcPr>
              <w:p w14:paraId="01D2EA37"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13368ED7"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47E18C6E" w14:textId="77777777" w:rsidR="00E32523" w:rsidRDefault="00E32523" w:rsidP="00D15D73">
            <w:r>
              <w:t>A3</w:t>
            </w:r>
          </w:p>
        </w:tc>
        <w:tc>
          <w:tcPr>
            <w:tcW w:w="5244" w:type="dxa"/>
          </w:tcPr>
          <w:p w14:paraId="32D52F41" w14:textId="77777777"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ＭＳ ゴシック"/>
              <w14:uncheckedState w14:val="2610" w14:font="ＭＳ ゴシック"/>
            </w14:checkbox>
          </w:sdtPr>
          <w:sdtEndPr/>
          <w:sdtContent>
            <w:tc>
              <w:tcPr>
                <w:tcW w:w="567" w:type="dxa"/>
              </w:tcPr>
              <w:p w14:paraId="37829B8B"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ＭＳ ゴシック"/>
              <w14:uncheckedState w14:val="2610" w14:font="ＭＳ ゴシック"/>
            </w14:checkbox>
          </w:sdtPr>
          <w:sdtEndPr/>
          <w:sdtContent>
            <w:tc>
              <w:tcPr>
                <w:tcW w:w="567" w:type="dxa"/>
              </w:tcPr>
              <w:p w14:paraId="2895EF8D"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ＭＳ ゴシック"/>
              <w14:uncheckedState w14:val="2610" w14:font="ＭＳ ゴシック"/>
            </w14:checkbox>
          </w:sdtPr>
          <w:sdtEndPr/>
          <w:sdtContent>
            <w:tc>
              <w:tcPr>
                <w:tcW w:w="567" w:type="dxa"/>
              </w:tcPr>
              <w:p w14:paraId="1B13B5B6"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ＭＳ ゴシック"/>
              <w14:uncheckedState w14:val="2610" w14:font="ＭＳ ゴシック"/>
            </w14:checkbox>
          </w:sdtPr>
          <w:sdtEndPr/>
          <w:sdtContent>
            <w:tc>
              <w:tcPr>
                <w:tcW w:w="567" w:type="dxa"/>
              </w:tcPr>
              <w:p w14:paraId="5E2ED784"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ＭＳ ゴシック"/>
              <w14:uncheckedState w14:val="2610" w14:font="ＭＳ ゴシック"/>
            </w14:checkbox>
          </w:sdtPr>
          <w:sdtEndPr/>
          <w:sdtContent>
            <w:tc>
              <w:tcPr>
                <w:tcW w:w="567" w:type="dxa"/>
              </w:tcPr>
              <w:p w14:paraId="460EB8F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ＭＳ ゴシック"/>
              <w14:uncheckedState w14:val="2610" w14:font="ＭＳ ゴシック"/>
            </w14:checkbox>
          </w:sdtPr>
          <w:sdtEndPr/>
          <w:sdtContent>
            <w:tc>
              <w:tcPr>
                <w:tcW w:w="599" w:type="dxa"/>
              </w:tcPr>
              <w:p w14:paraId="3DDAF004"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41DBA4C9"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2F12893A" w14:textId="77777777" w:rsidR="00E32523" w:rsidRDefault="00E32523" w:rsidP="00D15D73">
            <w:r>
              <w:t>A4</w:t>
            </w:r>
          </w:p>
        </w:tc>
        <w:tc>
          <w:tcPr>
            <w:tcW w:w="5244" w:type="dxa"/>
          </w:tcPr>
          <w:p w14:paraId="7527359B" w14:textId="77777777"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ＭＳ ゴシック"/>
              <w14:uncheckedState w14:val="2610" w14:font="ＭＳ ゴシック"/>
            </w14:checkbox>
          </w:sdtPr>
          <w:sdtEndPr/>
          <w:sdtContent>
            <w:tc>
              <w:tcPr>
                <w:tcW w:w="567" w:type="dxa"/>
              </w:tcPr>
              <w:p w14:paraId="7C407CB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ＭＳ ゴシック"/>
              <w14:uncheckedState w14:val="2610" w14:font="ＭＳ ゴシック"/>
            </w14:checkbox>
          </w:sdtPr>
          <w:sdtEndPr/>
          <w:sdtContent>
            <w:tc>
              <w:tcPr>
                <w:tcW w:w="567" w:type="dxa"/>
              </w:tcPr>
              <w:p w14:paraId="50FD2044"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ＭＳ ゴシック"/>
              <w14:uncheckedState w14:val="2610" w14:font="ＭＳ ゴシック"/>
            </w14:checkbox>
          </w:sdtPr>
          <w:sdtEndPr/>
          <w:sdtContent>
            <w:tc>
              <w:tcPr>
                <w:tcW w:w="567" w:type="dxa"/>
              </w:tcPr>
              <w:p w14:paraId="19CBBBE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ＭＳ ゴシック"/>
              <w14:uncheckedState w14:val="2610" w14:font="ＭＳ ゴシック"/>
            </w14:checkbox>
          </w:sdtPr>
          <w:sdtEndPr/>
          <w:sdtContent>
            <w:tc>
              <w:tcPr>
                <w:tcW w:w="567" w:type="dxa"/>
              </w:tcPr>
              <w:p w14:paraId="37F54A2A"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ＭＳ ゴシック"/>
              <w14:uncheckedState w14:val="2610" w14:font="ＭＳ ゴシック"/>
            </w14:checkbox>
          </w:sdtPr>
          <w:sdtEndPr/>
          <w:sdtContent>
            <w:tc>
              <w:tcPr>
                <w:tcW w:w="567" w:type="dxa"/>
              </w:tcPr>
              <w:p w14:paraId="582B09A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ＭＳ ゴシック"/>
              <w14:uncheckedState w14:val="2610" w14:font="ＭＳ ゴシック"/>
            </w14:checkbox>
          </w:sdtPr>
          <w:sdtEndPr/>
          <w:sdtContent>
            <w:tc>
              <w:tcPr>
                <w:tcW w:w="599" w:type="dxa"/>
              </w:tcPr>
              <w:p w14:paraId="061DD75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799771BF"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224D8DFC" w14:textId="77777777" w:rsidR="00E32523" w:rsidRDefault="00E32523" w:rsidP="00D15D73">
            <w:r>
              <w:t>A5</w:t>
            </w:r>
          </w:p>
        </w:tc>
        <w:tc>
          <w:tcPr>
            <w:tcW w:w="5244" w:type="dxa"/>
          </w:tcPr>
          <w:p w14:paraId="144CC3A8" w14:textId="77777777"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ＭＳ ゴシック"/>
              <w14:uncheckedState w14:val="2610" w14:font="ＭＳ ゴシック"/>
            </w14:checkbox>
          </w:sdtPr>
          <w:sdtEndPr/>
          <w:sdtContent>
            <w:tc>
              <w:tcPr>
                <w:tcW w:w="567" w:type="dxa"/>
              </w:tcPr>
              <w:p w14:paraId="5FFAC5F7"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ＭＳ ゴシック"/>
              <w14:uncheckedState w14:val="2610" w14:font="ＭＳ ゴシック"/>
            </w14:checkbox>
          </w:sdtPr>
          <w:sdtEndPr/>
          <w:sdtContent>
            <w:tc>
              <w:tcPr>
                <w:tcW w:w="567" w:type="dxa"/>
              </w:tcPr>
              <w:p w14:paraId="32898EF1"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ＭＳ ゴシック"/>
              <w14:uncheckedState w14:val="2610" w14:font="ＭＳ ゴシック"/>
            </w14:checkbox>
          </w:sdtPr>
          <w:sdtEndPr/>
          <w:sdtContent>
            <w:tc>
              <w:tcPr>
                <w:tcW w:w="567" w:type="dxa"/>
              </w:tcPr>
              <w:p w14:paraId="623D70D7"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ＭＳ ゴシック"/>
              <w14:uncheckedState w14:val="2610" w14:font="ＭＳ ゴシック"/>
            </w14:checkbox>
          </w:sdtPr>
          <w:sdtEndPr/>
          <w:sdtContent>
            <w:tc>
              <w:tcPr>
                <w:tcW w:w="567" w:type="dxa"/>
              </w:tcPr>
              <w:p w14:paraId="6A1ED845"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ＭＳ ゴシック"/>
              <w14:uncheckedState w14:val="2610" w14:font="ＭＳ ゴシック"/>
            </w14:checkbox>
          </w:sdtPr>
          <w:sdtEndPr/>
          <w:sdtContent>
            <w:tc>
              <w:tcPr>
                <w:tcW w:w="567" w:type="dxa"/>
              </w:tcPr>
              <w:p w14:paraId="3C5BCC0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ＭＳ ゴシック"/>
              <w14:uncheckedState w14:val="2610" w14:font="ＭＳ ゴシック"/>
            </w14:checkbox>
          </w:sdtPr>
          <w:sdtEndPr/>
          <w:sdtContent>
            <w:tc>
              <w:tcPr>
                <w:tcW w:w="599" w:type="dxa"/>
              </w:tcPr>
              <w:p w14:paraId="28AFC14D"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19FFDB9B"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41F3B73B" w14:textId="77777777" w:rsidR="00E32523" w:rsidRDefault="00E32523" w:rsidP="00D15D73">
            <w:r>
              <w:t>A6</w:t>
            </w:r>
          </w:p>
        </w:tc>
        <w:tc>
          <w:tcPr>
            <w:tcW w:w="5244" w:type="dxa"/>
          </w:tcPr>
          <w:p w14:paraId="3DC91C3D" w14:textId="77777777"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ＭＳ ゴシック"/>
              <w14:uncheckedState w14:val="2610" w14:font="ＭＳ ゴシック"/>
            </w14:checkbox>
          </w:sdtPr>
          <w:sdtEndPr/>
          <w:sdtContent>
            <w:tc>
              <w:tcPr>
                <w:tcW w:w="567" w:type="dxa"/>
              </w:tcPr>
              <w:p w14:paraId="674D26C6"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ＭＳ ゴシック"/>
              <w14:uncheckedState w14:val="2610" w14:font="ＭＳ ゴシック"/>
            </w14:checkbox>
          </w:sdtPr>
          <w:sdtEndPr/>
          <w:sdtContent>
            <w:tc>
              <w:tcPr>
                <w:tcW w:w="567" w:type="dxa"/>
              </w:tcPr>
              <w:p w14:paraId="15D5793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ＭＳ ゴシック"/>
              <w14:uncheckedState w14:val="2610" w14:font="ＭＳ ゴシック"/>
            </w14:checkbox>
          </w:sdtPr>
          <w:sdtEndPr/>
          <w:sdtContent>
            <w:tc>
              <w:tcPr>
                <w:tcW w:w="567" w:type="dxa"/>
              </w:tcPr>
              <w:p w14:paraId="3998BD93"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ＭＳ ゴシック"/>
              <w14:uncheckedState w14:val="2610" w14:font="ＭＳ ゴシック"/>
            </w14:checkbox>
          </w:sdtPr>
          <w:sdtEndPr/>
          <w:sdtContent>
            <w:tc>
              <w:tcPr>
                <w:tcW w:w="567" w:type="dxa"/>
              </w:tcPr>
              <w:p w14:paraId="33AD94E2"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ＭＳ ゴシック"/>
              <w14:uncheckedState w14:val="2610" w14:font="ＭＳ ゴシック"/>
            </w14:checkbox>
          </w:sdtPr>
          <w:sdtEndPr/>
          <w:sdtContent>
            <w:tc>
              <w:tcPr>
                <w:tcW w:w="567" w:type="dxa"/>
              </w:tcPr>
              <w:p w14:paraId="25356BD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ＭＳ ゴシック"/>
              <w14:uncheckedState w14:val="2610" w14:font="ＭＳ ゴシック"/>
            </w14:checkbox>
          </w:sdtPr>
          <w:sdtEndPr/>
          <w:sdtContent>
            <w:tc>
              <w:tcPr>
                <w:tcW w:w="599" w:type="dxa"/>
              </w:tcPr>
              <w:p w14:paraId="0D769A08"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3626851F"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079893B7" w14:textId="77777777" w:rsidR="00E32523" w:rsidRDefault="00E32523" w:rsidP="00D15D73">
            <w:r>
              <w:t>A7</w:t>
            </w:r>
          </w:p>
        </w:tc>
        <w:tc>
          <w:tcPr>
            <w:tcW w:w="5244" w:type="dxa"/>
          </w:tcPr>
          <w:p w14:paraId="0367951F" w14:textId="77777777"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ＭＳ ゴシック"/>
              <w14:uncheckedState w14:val="2610" w14:font="ＭＳ ゴシック"/>
            </w14:checkbox>
          </w:sdtPr>
          <w:sdtEndPr/>
          <w:sdtContent>
            <w:tc>
              <w:tcPr>
                <w:tcW w:w="567" w:type="dxa"/>
              </w:tcPr>
              <w:p w14:paraId="37D07E3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ＭＳ ゴシック"/>
              <w14:uncheckedState w14:val="2610" w14:font="ＭＳ ゴシック"/>
            </w14:checkbox>
          </w:sdtPr>
          <w:sdtEndPr/>
          <w:sdtContent>
            <w:tc>
              <w:tcPr>
                <w:tcW w:w="567" w:type="dxa"/>
              </w:tcPr>
              <w:p w14:paraId="54879192"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ＭＳ ゴシック"/>
              <w14:uncheckedState w14:val="2610" w14:font="ＭＳ ゴシック"/>
            </w14:checkbox>
          </w:sdtPr>
          <w:sdtEndPr/>
          <w:sdtContent>
            <w:tc>
              <w:tcPr>
                <w:tcW w:w="567" w:type="dxa"/>
              </w:tcPr>
              <w:p w14:paraId="6FE87CB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ＭＳ ゴシック"/>
              <w14:uncheckedState w14:val="2610" w14:font="ＭＳ ゴシック"/>
            </w14:checkbox>
          </w:sdtPr>
          <w:sdtEndPr/>
          <w:sdtContent>
            <w:tc>
              <w:tcPr>
                <w:tcW w:w="567" w:type="dxa"/>
              </w:tcPr>
              <w:p w14:paraId="4505107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ＭＳ ゴシック"/>
              <w14:uncheckedState w14:val="2610" w14:font="ＭＳ ゴシック"/>
            </w14:checkbox>
          </w:sdtPr>
          <w:sdtEndPr/>
          <w:sdtContent>
            <w:tc>
              <w:tcPr>
                <w:tcW w:w="567" w:type="dxa"/>
              </w:tcPr>
              <w:p w14:paraId="6E553723"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ＭＳ ゴシック"/>
              <w14:uncheckedState w14:val="2610" w14:font="ＭＳ ゴシック"/>
            </w14:checkbox>
          </w:sdtPr>
          <w:sdtEndPr/>
          <w:sdtContent>
            <w:tc>
              <w:tcPr>
                <w:tcW w:w="599" w:type="dxa"/>
              </w:tcPr>
              <w:p w14:paraId="5631235D"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tr>
    </w:tbl>
    <w:p w14:paraId="7ECDC409"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46E4DFA5"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36E67BF1" w14:textId="77777777" w:rsidR="00E32523" w:rsidRDefault="00E32523" w:rsidP="00D15D73">
            <w:r>
              <w:t>B</w:t>
            </w:r>
          </w:p>
        </w:tc>
        <w:tc>
          <w:tcPr>
            <w:tcW w:w="5244" w:type="dxa"/>
          </w:tcPr>
          <w:p w14:paraId="432D8AF7" w14:textId="77777777" w:rsidR="00E32523" w:rsidRDefault="00E32523" w:rsidP="00D15D73">
            <w:r>
              <w:t>Effizienz</w:t>
            </w:r>
          </w:p>
        </w:tc>
        <w:tc>
          <w:tcPr>
            <w:tcW w:w="567" w:type="dxa"/>
          </w:tcPr>
          <w:p w14:paraId="45390B55" w14:textId="77777777" w:rsidR="00E32523" w:rsidRDefault="00E32523" w:rsidP="00D15D73">
            <w:pPr>
              <w:jc w:val="center"/>
            </w:pPr>
            <w:r>
              <w:t>++</w:t>
            </w:r>
          </w:p>
        </w:tc>
        <w:tc>
          <w:tcPr>
            <w:tcW w:w="567" w:type="dxa"/>
          </w:tcPr>
          <w:p w14:paraId="3874A168" w14:textId="77777777" w:rsidR="00E32523" w:rsidRDefault="00E32523" w:rsidP="00D15D73">
            <w:pPr>
              <w:jc w:val="center"/>
            </w:pPr>
            <w:r>
              <w:t>+</w:t>
            </w:r>
          </w:p>
        </w:tc>
        <w:tc>
          <w:tcPr>
            <w:tcW w:w="567" w:type="dxa"/>
          </w:tcPr>
          <w:p w14:paraId="6D60F157" w14:textId="77777777" w:rsidR="00E32523" w:rsidRDefault="00E32523" w:rsidP="00D15D73">
            <w:pPr>
              <w:jc w:val="center"/>
            </w:pPr>
            <w:r>
              <w:t>=</w:t>
            </w:r>
          </w:p>
        </w:tc>
        <w:tc>
          <w:tcPr>
            <w:tcW w:w="567" w:type="dxa"/>
          </w:tcPr>
          <w:p w14:paraId="3B177949" w14:textId="77777777" w:rsidR="00E32523" w:rsidRDefault="00E32523" w:rsidP="00D15D73">
            <w:pPr>
              <w:jc w:val="center"/>
            </w:pPr>
            <w:r>
              <w:t>-</w:t>
            </w:r>
          </w:p>
        </w:tc>
        <w:tc>
          <w:tcPr>
            <w:tcW w:w="567" w:type="dxa"/>
          </w:tcPr>
          <w:p w14:paraId="0E94C7E7" w14:textId="77777777" w:rsidR="00E32523" w:rsidRDefault="00E32523" w:rsidP="00D15D73">
            <w:pPr>
              <w:jc w:val="center"/>
            </w:pPr>
            <w:r>
              <w:t>--</w:t>
            </w:r>
          </w:p>
        </w:tc>
        <w:tc>
          <w:tcPr>
            <w:tcW w:w="599" w:type="dxa"/>
          </w:tcPr>
          <w:p w14:paraId="7CC5AF59" w14:textId="77777777" w:rsidR="00E32523" w:rsidRDefault="00E32523" w:rsidP="00D15D73">
            <w:pPr>
              <w:jc w:val="center"/>
            </w:pPr>
            <w:proofErr w:type="spellStart"/>
            <w:r>
              <w:t>kinb</w:t>
            </w:r>
            <w:proofErr w:type="spellEnd"/>
          </w:p>
        </w:tc>
      </w:tr>
      <w:tr w:rsidR="00E32523" w14:paraId="6A4D74E2"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55648F96" w14:textId="77777777" w:rsidR="00E32523" w:rsidRDefault="00E32523" w:rsidP="00D15D73">
            <w:r>
              <w:t>B1</w:t>
            </w:r>
          </w:p>
        </w:tc>
        <w:tc>
          <w:tcPr>
            <w:tcW w:w="5244" w:type="dxa"/>
          </w:tcPr>
          <w:p w14:paraId="0DE554BF" w14:textId="77777777" w:rsidR="00E32523" w:rsidRDefault="00E32523" w:rsidP="00D15D73">
            <w:r>
              <w:t>Der Themenbereich kann einfach eingeschränkt werden</w:t>
            </w:r>
          </w:p>
        </w:tc>
        <w:sdt>
          <w:sdtPr>
            <w:id w:val="1071769716"/>
            <w14:checkbox>
              <w14:checked w14:val="1"/>
              <w14:checkedState w14:val="2612" w14:font="ＭＳ ゴシック"/>
              <w14:uncheckedState w14:val="2610" w14:font="ＭＳ ゴシック"/>
            </w14:checkbox>
          </w:sdtPr>
          <w:sdtEndPr/>
          <w:sdtContent>
            <w:tc>
              <w:tcPr>
                <w:tcW w:w="567" w:type="dxa"/>
              </w:tcPr>
              <w:p w14:paraId="31F0E267" w14:textId="77777777"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ＭＳ ゴシック"/>
              <w14:uncheckedState w14:val="2610" w14:font="ＭＳ ゴシック"/>
            </w14:checkbox>
          </w:sdtPr>
          <w:sdtEndPr/>
          <w:sdtContent>
            <w:tc>
              <w:tcPr>
                <w:tcW w:w="567" w:type="dxa"/>
              </w:tcPr>
              <w:p w14:paraId="012A5A0C" w14:textId="77777777"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ＭＳ ゴシック"/>
              <w14:uncheckedState w14:val="2610" w14:font="ＭＳ ゴシック"/>
            </w14:checkbox>
          </w:sdtPr>
          <w:sdtEndPr/>
          <w:sdtContent>
            <w:tc>
              <w:tcPr>
                <w:tcW w:w="567" w:type="dxa"/>
              </w:tcPr>
              <w:p w14:paraId="50CD1C8E" w14:textId="77777777"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ＭＳ ゴシック"/>
              <w14:uncheckedState w14:val="2610" w14:font="ＭＳ ゴシック"/>
            </w14:checkbox>
          </w:sdtPr>
          <w:sdtEndPr/>
          <w:sdtContent>
            <w:tc>
              <w:tcPr>
                <w:tcW w:w="567" w:type="dxa"/>
              </w:tcPr>
              <w:p w14:paraId="67CD5524" w14:textId="77777777"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ＭＳ ゴシック"/>
              <w14:uncheckedState w14:val="2610" w14:font="ＭＳ ゴシック"/>
            </w14:checkbox>
          </w:sdtPr>
          <w:sdtEndPr/>
          <w:sdtContent>
            <w:tc>
              <w:tcPr>
                <w:tcW w:w="567" w:type="dxa"/>
              </w:tcPr>
              <w:p w14:paraId="4B483E6A" w14:textId="77777777"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ＭＳ ゴシック"/>
              <w14:uncheckedState w14:val="2610" w14:font="ＭＳ ゴシック"/>
            </w14:checkbox>
          </w:sdtPr>
          <w:sdtEndPr/>
          <w:sdtContent>
            <w:tc>
              <w:tcPr>
                <w:tcW w:w="599" w:type="dxa"/>
              </w:tcPr>
              <w:p w14:paraId="2D8F3769" w14:textId="77777777" w:rsidR="00E32523" w:rsidRDefault="00E32523" w:rsidP="00D15D73">
                <w:pPr>
                  <w:jc w:val="center"/>
                </w:pPr>
                <w:r>
                  <w:rPr>
                    <w:rFonts w:ascii="MS Gothic" w:eastAsia="MS Gothic" w:hAnsi="MS Gothic" w:hint="eastAsia"/>
                  </w:rPr>
                  <w:t>☐</w:t>
                </w:r>
              </w:p>
            </w:tc>
          </w:sdtContent>
        </w:sdt>
      </w:tr>
      <w:tr w:rsidR="00E32523" w14:paraId="30EF3972"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3889F5B7" w14:textId="77777777" w:rsidR="00E32523" w:rsidRDefault="00E32523" w:rsidP="00D15D73">
            <w:r>
              <w:t>B2</w:t>
            </w:r>
          </w:p>
        </w:tc>
        <w:tc>
          <w:tcPr>
            <w:tcW w:w="5244" w:type="dxa"/>
          </w:tcPr>
          <w:p w14:paraId="1FA451BD" w14:textId="77777777"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ＭＳ ゴシック"/>
              <w14:uncheckedState w14:val="2610" w14:font="ＭＳ ゴシック"/>
            </w14:checkbox>
          </w:sdtPr>
          <w:sdtEndPr/>
          <w:sdtContent>
            <w:tc>
              <w:tcPr>
                <w:tcW w:w="567" w:type="dxa"/>
              </w:tcPr>
              <w:p w14:paraId="7DE0747B"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ＭＳ ゴシック"/>
              <w14:uncheckedState w14:val="2610" w14:font="ＭＳ ゴシック"/>
            </w14:checkbox>
          </w:sdtPr>
          <w:sdtEndPr/>
          <w:sdtContent>
            <w:tc>
              <w:tcPr>
                <w:tcW w:w="567" w:type="dxa"/>
              </w:tcPr>
              <w:p w14:paraId="26E19510"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ＭＳ ゴシック"/>
              <w14:uncheckedState w14:val="2610" w14:font="ＭＳ ゴシック"/>
            </w14:checkbox>
          </w:sdtPr>
          <w:sdtEndPr/>
          <w:sdtContent>
            <w:tc>
              <w:tcPr>
                <w:tcW w:w="567" w:type="dxa"/>
              </w:tcPr>
              <w:p w14:paraId="37203C63"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ＭＳ ゴシック"/>
              <w14:uncheckedState w14:val="2610" w14:font="ＭＳ ゴシック"/>
            </w14:checkbox>
          </w:sdtPr>
          <w:sdtEndPr/>
          <w:sdtContent>
            <w:tc>
              <w:tcPr>
                <w:tcW w:w="567" w:type="dxa"/>
              </w:tcPr>
              <w:p w14:paraId="6AB976E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ＭＳ ゴシック"/>
              <w14:uncheckedState w14:val="2610" w14:font="ＭＳ ゴシック"/>
            </w14:checkbox>
          </w:sdtPr>
          <w:sdtEndPr/>
          <w:sdtContent>
            <w:tc>
              <w:tcPr>
                <w:tcW w:w="567" w:type="dxa"/>
              </w:tcPr>
              <w:p w14:paraId="681487E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ＭＳ ゴシック"/>
              <w14:uncheckedState w14:val="2610" w14:font="ＭＳ ゴシック"/>
            </w14:checkbox>
          </w:sdtPr>
          <w:sdtEndPr/>
          <w:sdtContent>
            <w:tc>
              <w:tcPr>
                <w:tcW w:w="599" w:type="dxa"/>
              </w:tcPr>
              <w:p w14:paraId="76AEF4B8"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50FCE4F9"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647B94F7" w14:textId="77777777" w:rsidR="00E32523" w:rsidRDefault="00E32523" w:rsidP="00D15D73">
            <w:r>
              <w:t>B3</w:t>
            </w:r>
          </w:p>
        </w:tc>
        <w:tc>
          <w:tcPr>
            <w:tcW w:w="5244" w:type="dxa"/>
          </w:tcPr>
          <w:p w14:paraId="740EBDAA" w14:textId="77777777"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ＭＳ ゴシック"/>
              <w14:uncheckedState w14:val="2610" w14:font="ＭＳ ゴシック"/>
            </w14:checkbox>
          </w:sdtPr>
          <w:sdtEndPr/>
          <w:sdtContent>
            <w:tc>
              <w:tcPr>
                <w:tcW w:w="567" w:type="dxa"/>
              </w:tcPr>
              <w:p w14:paraId="748F1F36"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ＭＳ ゴシック"/>
              <w14:uncheckedState w14:val="2610" w14:font="ＭＳ ゴシック"/>
            </w14:checkbox>
          </w:sdtPr>
          <w:sdtEndPr/>
          <w:sdtContent>
            <w:tc>
              <w:tcPr>
                <w:tcW w:w="567" w:type="dxa"/>
              </w:tcPr>
              <w:p w14:paraId="31AD4F9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ＭＳ ゴシック"/>
              <w14:uncheckedState w14:val="2610" w14:font="ＭＳ ゴシック"/>
            </w14:checkbox>
          </w:sdtPr>
          <w:sdtEndPr/>
          <w:sdtContent>
            <w:tc>
              <w:tcPr>
                <w:tcW w:w="567" w:type="dxa"/>
              </w:tcPr>
              <w:p w14:paraId="60D2CF6F"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ＭＳ ゴシック"/>
              <w14:uncheckedState w14:val="2610" w14:font="ＭＳ ゴシック"/>
            </w14:checkbox>
          </w:sdtPr>
          <w:sdtEndPr/>
          <w:sdtContent>
            <w:tc>
              <w:tcPr>
                <w:tcW w:w="567" w:type="dxa"/>
              </w:tcPr>
              <w:p w14:paraId="126CBA08"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ＭＳ ゴシック"/>
              <w14:uncheckedState w14:val="2610" w14:font="ＭＳ ゴシック"/>
            </w14:checkbox>
          </w:sdtPr>
          <w:sdtEndPr/>
          <w:sdtContent>
            <w:tc>
              <w:tcPr>
                <w:tcW w:w="567" w:type="dxa"/>
              </w:tcPr>
              <w:p w14:paraId="70297D2D"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ＭＳ ゴシック"/>
              <w14:uncheckedState w14:val="2610" w14:font="ＭＳ ゴシック"/>
            </w14:checkbox>
          </w:sdtPr>
          <w:sdtEndPr/>
          <w:sdtContent>
            <w:tc>
              <w:tcPr>
                <w:tcW w:w="599" w:type="dxa"/>
              </w:tcPr>
              <w:p w14:paraId="02B41100"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358D0E12"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10E8F23D" w14:textId="77777777" w:rsidR="00E32523" w:rsidRDefault="00E32523" w:rsidP="00D15D73">
            <w:r>
              <w:t>B4</w:t>
            </w:r>
          </w:p>
        </w:tc>
        <w:tc>
          <w:tcPr>
            <w:tcW w:w="5244" w:type="dxa"/>
          </w:tcPr>
          <w:p w14:paraId="53A1C71B" w14:textId="77777777"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ＭＳ ゴシック"/>
              <w14:uncheckedState w14:val="2610" w14:font="ＭＳ ゴシック"/>
            </w14:checkbox>
          </w:sdtPr>
          <w:sdtEndPr/>
          <w:sdtContent>
            <w:tc>
              <w:tcPr>
                <w:tcW w:w="567" w:type="dxa"/>
              </w:tcPr>
              <w:p w14:paraId="00603273"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ＭＳ ゴシック"/>
              <w14:uncheckedState w14:val="2610" w14:font="ＭＳ ゴシック"/>
            </w14:checkbox>
          </w:sdtPr>
          <w:sdtEndPr/>
          <w:sdtContent>
            <w:tc>
              <w:tcPr>
                <w:tcW w:w="567" w:type="dxa"/>
              </w:tcPr>
              <w:p w14:paraId="057C1EE0"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ＭＳ ゴシック"/>
              <w14:uncheckedState w14:val="2610" w14:font="ＭＳ ゴシック"/>
            </w14:checkbox>
          </w:sdtPr>
          <w:sdtEndPr/>
          <w:sdtContent>
            <w:tc>
              <w:tcPr>
                <w:tcW w:w="567" w:type="dxa"/>
              </w:tcPr>
              <w:p w14:paraId="05B93A97"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ＭＳ ゴシック"/>
              <w14:uncheckedState w14:val="2610" w14:font="ＭＳ ゴシック"/>
            </w14:checkbox>
          </w:sdtPr>
          <w:sdtEndPr/>
          <w:sdtContent>
            <w:tc>
              <w:tcPr>
                <w:tcW w:w="567" w:type="dxa"/>
              </w:tcPr>
              <w:p w14:paraId="2E09721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ＭＳ ゴシック"/>
              <w14:uncheckedState w14:val="2610" w14:font="ＭＳ ゴシック"/>
            </w14:checkbox>
          </w:sdtPr>
          <w:sdtEndPr/>
          <w:sdtContent>
            <w:tc>
              <w:tcPr>
                <w:tcW w:w="567" w:type="dxa"/>
              </w:tcPr>
              <w:p w14:paraId="3B6A5E4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ＭＳ ゴシック"/>
              <w14:uncheckedState w14:val="2610" w14:font="ＭＳ ゴシック"/>
            </w14:checkbox>
          </w:sdtPr>
          <w:sdtEndPr/>
          <w:sdtContent>
            <w:tc>
              <w:tcPr>
                <w:tcW w:w="599" w:type="dxa"/>
              </w:tcPr>
              <w:p w14:paraId="7AAF639A"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bl>
    <w:p w14:paraId="7F619D94"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544B7188"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5EE73D2F" w14:textId="77777777" w:rsidR="00E32523" w:rsidRDefault="00E32523" w:rsidP="00D15D73">
            <w:r>
              <w:t>C</w:t>
            </w:r>
          </w:p>
        </w:tc>
        <w:tc>
          <w:tcPr>
            <w:tcW w:w="5244" w:type="dxa"/>
          </w:tcPr>
          <w:p w14:paraId="68232F2E" w14:textId="77777777" w:rsidR="00E32523" w:rsidRDefault="00E32523" w:rsidP="00D15D73">
            <w:r>
              <w:t>Fehlertoleranz</w:t>
            </w:r>
          </w:p>
        </w:tc>
        <w:tc>
          <w:tcPr>
            <w:tcW w:w="567" w:type="dxa"/>
          </w:tcPr>
          <w:p w14:paraId="28D5E243" w14:textId="77777777" w:rsidR="00E32523" w:rsidRDefault="00E32523" w:rsidP="00D15D73">
            <w:pPr>
              <w:jc w:val="center"/>
            </w:pPr>
            <w:r>
              <w:t>++</w:t>
            </w:r>
          </w:p>
        </w:tc>
        <w:tc>
          <w:tcPr>
            <w:tcW w:w="567" w:type="dxa"/>
          </w:tcPr>
          <w:p w14:paraId="3055E30E" w14:textId="77777777" w:rsidR="00E32523" w:rsidRDefault="00E32523" w:rsidP="00D15D73">
            <w:pPr>
              <w:jc w:val="center"/>
            </w:pPr>
            <w:r>
              <w:t>+</w:t>
            </w:r>
          </w:p>
        </w:tc>
        <w:tc>
          <w:tcPr>
            <w:tcW w:w="567" w:type="dxa"/>
          </w:tcPr>
          <w:p w14:paraId="69F46B32" w14:textId="77777777" w:rsidR="00E32523" w:rsidRDefault="00E32523" w:rsidP="00D15D73">
            <w:pPr>
              <w:jc w:val="center"/>
            </w:pPr>
            <w:r>
              <w:t>=</w:t>
            </w:r>
          </w:p>
        </w:tc>
        <w:tc>
          <w:tcPr>
            <w:tcW w:w="567" w:type="dxa"/>
          </w:tcPr>
          <w:p w14:paraId="60C15892" w14:textId="77777777" w:rsidR="00E32523" w:rsidRDefault="00E32523" w:rsidP="00D15D73">
            <w:pPr>
              <w:jc w:val="center"/>
            </w:pPr>
            <w:r>
              <w:t>-</w:t>
            </w:r>
          </w:p>
        </w:tc>
        <w:tc>
          <w:tcPr>
            <w:tcW w:w="567" w:type="dxa"/>
          </w:tcPr>
          <w:p w14:paraId="746FB918" w14:textId="77777777" w:rsidR="00E32523" w:rsidRDefault="00E32523" w:rsidP="00D15D73">
            <w:pPr>
              <w:jc w:val="center"/>
            </w:pPr>
            <w:r>
              <w:t>--</w:t>
            </w:r>
          </w:p>
        </w:tc>
        <w:tc>
          <w:tcPr>
            <w:tcW w:w="599" w:type="dxa"/>
          </w:tcPr>
          <w:p w14:paraId="7D1CC8AC" w14:textId="77777777" w:rsidR="00E32523" w:rsidRDefault="00E32523" w:rsidP="00D15D73">
            <w:pPr>
              <w:jc w:val="center"/>
            </w:pPr>
            <w:proofErr w:type="spellStart"/>
            <w:r>
              <w:t>kinb</w:t>
            </w:r>
            <w:proofErr w:type="spellEnd"/>
          </w:p>
        </w:tc>
      </w:tr>
      <w:tr w:rsidR="00E32523" w14:paraId="72CBE834"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6D4F62C4" w14:textId="77777777" w:rsidR="00E32523" w:rsidRDefault="00E32523" w:rsidP="00D15D73">
            <w:r>
              <w:t>C1</w:t>
            </w:r>
          </w:p>
        </w:tc>
        <w:tc>
          <w:tcPr>
            <w:tcW w:w="5244" w:type="dxa"/>
          </w:tcPr>
          <w:p w14:paraId="198CFCC8" w14:textId="77777777" w:rsidR="00E32523" w:rsidRDefault="00E32523" w:rsidP="00D15D73">
            <w:r>
              <w:t>Wird ein falsches Filterkriterium gesetzt, kann dieses wieder entfernt werden</w:t>
            </w:r>
          </w:p>
        </w:tc>
        <w:sdt>
          <w:sdtPr>
            <w:id w:val="-1621067573"/>
            <w14:checkbox>
              <w14:checked w14:val="0"/>
              <w14:checkedState w14:val="2612" w14:font="ＭＳ ゴシック"/>
              <w14:uncheckedState w14:val="2610" w14:font="ＭＳ ゴシック"/>
            </w14:checkbox>
          </w:sdtPr>
          <w:sdtEndPr/>
          <w:sdtContent>
            <w:tc>
              <w:tcPr>
                <w:tcW w:w="567" w:type="dxa"/>
              </w:tcPr>
              <w:p w14:paraId="50CA36A2" w14:textId="77777777" w:rsidR="00E32523" w:rsidRDefault="00E32523" w:rsidP="00D15D73">
                <w:pPr>
                  <w:jc w:val="center"/>
                </w:pPr>
                <w:r>
                  <w:rPr>
                    <w:rFonts w:ascii="MS Gothic" w:eastAsia="MS Gothic" w:hint="eastAsia"/>
                  </w:rPr>
                  <w:t>☐</w:t>
                </w:r>
              </w:p>
            </w:tc>
          </w:sdtContent>
        </w:sdt>
        <w:sdt>
          <w:sdtPr>
            <w:id w:val="1614480342"/>
            <w14:checkbox>
              <w14:checked w14:val="0"/>
              <w14:checkedState w14:val="2612" w14:font="ＭＳ ゴシック"/>
              <w14:uncheckedState w14:val="2610" w14:font="ＭＳ ゴシック"/>
            </w14:checkbox>
          </w:sdtPr>
          <w:sdtEndPr/>
          <w:sdtContent>
            <w:tc>
              <w:tcPr>
                <w:tcW w:w="567" w:type="dxa"/>
              </w:tcPr>
              <w:p w14:paraId="789EC49B" w14:textId="77777777"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ＭＳ ゴシック"/>
              <w14:uncheckedState w14:val="2610" w14:font="ＭＳ ゴシック"/>
            </w14:checkbox>
          </w:sdtPr>
          <w:sdtEndPr/>
          <w:sdtContent>
            <w:tc>
              <w:tcPr>
                <w:tcW w:w="567" w:type="dxa"/>
              </w:tcPr>
              <w:p w14:paraId="7DE973C1" w14:textId="77777777"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ＭＳ ゴシック"/>
              <w14:uncheckedState w14:val="2610" w14:font="ＭＳ ゴシック"/>
            </w14:checkbox>
          </w:sdtPr>
          <w:sdtEndPr/>
          <w:sdtContent>
            <w:tc>
              <w:tcPr>
                <w:tcW w:w="567" w:type="dxa"/>
              </w:tcPr>
              <w:p w14:paraId="000AA04A" w14:textId="77777777"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ＭＳ ゴシック"/>
              <w14:uncheckedState w14:val="2610" w14:font="ＭＳ ゴシック"/>
            </w14:checkbox>
          </w:sdtPr>
          <w:sdtEndPr/>
          <w:sdtContent>
            <w:tc>
              <w:tcPr>
                <w:tcW w:w="567" w:type="dxa"/>
              </w:tcPr>
              <w:p w14:paraId="32B3DD06" w14:textId="77777777"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ＭＳ ゴシック"/>
              <w14:uncheckedState w14:val="2610" w14:font="ＭＳ ゴシック"/>
            </w14:checkbox>
          </w:sdtPr>
          <w:sdtEndPr/>
          <w:sdtContent>
            <w:tc>
              <w:tcPr>
                <w:tcW w:w="599" w:type="dxa"/>
              </w:tcPr>
              <w:p w14:paraId="3932F41E" w14:textId="77777777" w:rsidR="00E32523" w:rsidRDefault="00E32523" w:rsidP="00D15D73">
                <w:pPr>
                  <w:jc w:val="center"/>
                </w:pPr>
                <w:r>
                  <w:rPr>
                    <w:rFonts w:ascii="MS Gothic" w:eastAsia="MS Gothic" w:hAnsi="MS Gothic" w:hint="eastAsia"/>
                  </w:rPr>
                  <w:t>☐</w:t>
                </w:r>
              </w:p>
            </w:tc>
          </w:sdtContent>
        </w:sdt>
      </w:tr>
      <w:tr w:rsidR="00E32523" w14:paraId="5F7C63F8"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139813C5" w14:textId="77777777" w:rsidR="00E32523" w:rsidRDefault="00E32523" w:rsidP="00D15D73">
            <w:r>
              <w:t>C2</w:t>
            </w:r>
          </w:p>
        </w:tc>
        <w:tc>
          <w:tcPr>
            <w:tcW w:w="5244" w:type="dxa"/>
          </w:tcPr>
          <w:p w14:paraId="4C3B303A" w14:textId="77777777" w:rsidR="00E32523" w:rsidRDefault="00E32523" w:rsidP="00D15D73">
            <w:r>
              <w:t>Das Programm stürzt nicht ab</w:t>
            </w:r>
          </w:p>
        </w:tc>
        <w:sdt>
          <w:sdtPr>
            <w:rPr>
              <w:rFonts w:ascii="MS Gothic" w:eastAsia="MS Gothic" w:hint="eastAsia"/>
            </w:rPr>
            <w:id w:val="1336795939"/>
            <w14:checkbox>
              <w14:checked w14:val="1"/>
              <w14:checkedState w14:val="2612" w14:font="ＭＳ ゴシック"/>
              <w14:uncheckedState w14:val="2610" w14:font="ＭＳ ゴシック"/>
            </w14:checkbox>
          </w:sdtPr>
          <w:sdtEndPr/>
          <w:sdtContent>
            <w:tc>
              <w:tcPr>
                <w:tcW w:w="567" w:type="dxa"/>
              </w:tcPr>
              <w:p w14:paraId="15B5FBBD"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ＭＳ ゴシック"/>
              <w14:uncheckedState w14:val="2610" w14:font="ＭＳ ゴシック"/>
            </w14:checkbox>
          </w:sdtPr>
          <w:sdtEndPr/>
          <w:sdtContent>
            <w:tc>
              <w:tcPr>
                <w:tcW w:w="567" w:type="dxa"/>
              </w:tcPr>
              <w:p w14:paraId="01872CE6"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ＭＳ ゴシック"/>
              <w14:uncheckedState w14:val="2610" w14:font="ＭＳ ゴシック"/>
            </w14:checkbox>
          </w:sdtPr>
          <w:sdtEndPr/>
          <w:sdtContent>
            <w:tc>
              <w:tcPr>
                <w:tcW w:w="567" w:type="dxa"/>
              </w:tcPr>
              <w:p w14:paraId="39D21F9D"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ＭＳ ゴシック"/>
              <w14:uncheckedState w14:val="2610" w14:font="ＭＳ ゴシック"/>
            </w14:checkbox>
          </w:sdtPr>
          <w:sdtEndPr/>
          <w:sdtContent>
            <w:tc>
              <w:tcPr>
                <w:tcW w:w="567" w:type="dxa"/>
              </w:tcPr>
              <w:p w14:paraId="4D139C62"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ＭＳ ゴシック"/>
              <w14:uncheckedState w14:val="2610" w14:font="ＭＳ ゴシック"/>
            </w14:checkbox>
          </w:sdtPr>
          <w:sdtEndPr/>
          <w:sdtContent>
            <w:tc>
              <w:tcPr>
                <w:tcW w:w="567" w:type="dxa"/>
              </w:tcPr>
              <w:p w14:paraId="04633273"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ＭＳ ゴシック"/>
              <w14:uncheckedState w14:val="2610" w14:font="ＭＳ ゴシック"/>
            </w14:checkbox>
          </w:sdtPr>
          <w:sdtEndPr/>
          <w:sdtContent>
            <w:tc>
              <w:tcPr>
                <w:tcW w:w="599" w:type="dxa"/>
              </w:tcPr>
              <w:p w14:paraId="6C9306E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0FC210CB"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421406C6" w14:textId="77777777" w:rsidR="00E32523" w:rsidRDefault="00E32523" w:rsidP="00D15D73">
            <w:r>
              <w:t>C3</w:t>
            </w:r>
          </w:p>
        </w:tc>
        <w:tc>
          <w:tcPr>
            <w:tcW w:w="5244" w:type="dxa"/>
          </w:tcPr>
          <w:p w14:paraId="1554A011" w14:textId="77777777"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ＭＳ ゴシック"/>
              <w14:uncheckedState w14:val="2610" w14:font="ＭＳ ゴシック"/>
            </w14:checkbox>
          </w:sdtPr>
          <w:sdtEndPr/>
          <w:sdtContent>
            <w:tc>
              <w:tcPr>
                <w:tcW w:w="567" w:type="dxa"/>
              </w:tcPr>
              <w:p w14:paraId="6A8D6040"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ＭＳ ゴシック"/>
              <w14:uncheckedState w14:val="2610" w14:font="ＭＳ ゴシック"/>
            </w14:checkbox>
          </w:sdtPr>
          <w:sdtEndPr/>
          <w:sdtContent>
            <w:tc>
              <w:tcPr>
                <w:tcW w:w="567" w:type="dxa"/>
              </w:tcPr>
              <w:p w14:paraId="4CB25A4E"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ＭＳ ゴシック"/>
              <w14:uncheckedState w14:val="2610" w14:font="ＭＳ ゴシック"/>
            </w14:checkbox>
          </w:sdtPr>
          <w:sdtEndPr/>
          <w:sdtContent>
            <w:tc>
              <w:tcPr>
                <w:tcW w:w="567" w:type="dxa"/>
              </w:tcPr>
              <w:p w14:paraId="713F411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ＭＳ ゴシック"/>
              <w14:uncheckedState w14:val="2610" w14:font="ＭＳ ゴシック"/>
            </w14:checkbox>
          </w:sdtPr>
          <w:sdtEndPr/>
          <w:sdtContent>
            <w:tc>
              <w:tcPr>
                <w:tcW w:w="567" w:type="dxa"/>
              </w:tcPr>
              <w:p w14:paraId="22B2137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ＭＳ ゴシック"/>
              <w14:uncheckedState w14:val="2610" w14:font="ＭＳ ゴシック"/>
            </w14:checkbox>
          </w:sdtPr>
          <w:sdtEndPr/>
          <w:sdtContent>
            <w:tc>
              <w:tcPr>
                <w:tcW w:w="567" w:type="dxa"/>
              </w:tcPr>
              <w:p w14:paraId="24A251F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ＭＳ ゴシック"/>
              <w14:uncheckedState w14:val="2610" w14:font="ＭＳ ゴシック"/>
            </w14:checkbox>
          </w:sdtPr>
          <w:sdtEndPr/>
          <w:sdtContent>
            <w:tc>
              <w:tcPr>
                <w:tcW w:w="599" w:type="dxa"/>
              </w:tcPr>
              <w:p w14:paraId="02303DD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bl>
    <w:p w14:paraId="230AF67F"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77C319E9"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769F19D6" w14:textId="77777777" w:rsidR="00E32523" w:rsidRDefault="00E32523" w:rsidP="00D15D73">
            <w:r>
              <w:t>D</w:t>
            </w:r>
          </w:p>
        </w:tc>
        <w:tc>
          <w:tcPr>
            <w:tcW w:w="5244" w:type="dxa"/>
          </w:tcPr>
          <w:p w14:paraId="50AF0D51" w14:textId="77777777" w:rsidR="00E32523" w:rsidRDefault="00E32523" w:rsidP="00D15D73">
            <w:r>
              <w:t>Zufriedenheit</w:t>
            </w:r>
          </w:p>
        </w:tc>
        <w:tc>
          <w:tcPr>
            <w:tcW w:w="567" w:type="dxa"/>
          </w:tcPr>
          <w:p w14:paraId="669ECFE3" w14:textId="77777777" w:rsidR="00E32523" w:rsidRDefault="00E32523" w:rsidP="00D15D73">
            <w:pPr>
              <w:jc w:val="center"/>
            </w:pPr>
            <w:r>
              <w:t>++</w:t>
            </w:r>
          </w:p>
        </w:tc>
        <w:tc>
          <w:tcPr>
            <w:tcW w:w="567" w:type="dxa"/>
          </w:tcPr>
          <w:p w14:paraId="759A3424" w14:textId="77777777" w:rsidR="00E32523" w:rsidRDefault="00E32523" w:rsidP="00D15D73">
            <w:pPr>
              <w:jc w:val="center"/>
            </w:pPr>
            <w:r>
              <w:t>+</w:t>
            </w:r>
          </w:p>
        </w:tc>
        <w:tc>
          <w:tcPr>
            <w:tcW w:w="567" w:type="dxa"/>
          </w:tcPr>
          <w:p w14:paraId="37CF52DF" w14:textId="77777777" w:rsidR="00E32523" w:rsidRDefault="00E32523" w:rsidP="00D15D73">
            <w:pPr>
              <w:jc w:val="center"/>
            </w:pPr>
            <w:r>
              <w:t>=</w:t>
            </w:r>
          </w:p>
        </w:tc>
        <w:tc>
          <w:tcPr>
            <w:tcW w:w="567" w:type="dxa"/>
          </w:tcPr>
          <w:p w14:paraId="27AB105A" w14:textId="77777777" w:rsidR="00E32523" w:rsidRDefault="00E32523" w:rsidP="00D15D73">
            <w:pPr>
              <w:jc w:val="center"/>
            </w:pPr>
            <w:r>
              <w:t>-</w:t>
            </w:r>
          </w:p>
        </w:tc>
        <w:tc>
          <w:tcPr>
            <w:tcW w:w="567" w:type="dxa"/>
          </w:tcPr>
          <w:p w14:paraId="689F1047" w14:textId="77777777" w:rsidR="00E32523" w:rsidRDefault="00E32523" w:rsidP="00D15D73">
            <w:pPr>
              <w:jc w:val="center"/>
            </w:pPr>
            <w:r>
              <w:t>--</w:t>
            </w:r>
          </w:p>
        </w:tc>
        <w:tc>
          <w:tcPr>
            <w:tcW w:w="599" w:type="dxa"/>
          </w:tcPr>
          <w:p w14:paraId="39406DDA" w14:textId="77777777" w:rsidR="00E32523" w:rsidRDefault="00E32523" w:rsidP="00D15D73">
            <w:pPr>
              <w:jc w:val="center"/>
            </w:pPr>
            <w:proofErr w:type="spellStart"/>
            <w:r>
              <w:t>kinb</w:t>
            </w:r>
            <w:proofErr w:type="spellEnd"/>
          </w:p>
        </w:tc>
      </w:tr>
      <w:tr w:rsidR="00E32523" w14:paraId="6B3315D8"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12C5F80F" w14:textId="77777777" w:rsidR="00E32523" w:rsidRDefault="00E32523" w:rsidP="00D15D73">
            <w:r>
              <w:t>D1</w:t>
            </w:r>
          </w:p>
        </w:tc>
        <w:tc>
          <w:tcPr>
            <w:tcW w:w="5244" w:type="dxa"/>
          </w:tcPr>
          <w:p w14:paraId="4FCA0707" w14:textId="77777777" w:rsidR="00E32523" w:rsidRDefault="00E32523" w:rsidP="00D15D73">
            <w:r>
              <w:t>Die Applikation ist einfach zu benutzen</w:t>
            </w:r>
          </w:p>
        </w:tc>
        <w:sdt>
          <w:sdtPr>
            <w:id w:val="-769468749"/>
            <w14:checkbox>
              <w14:checked w14:val="0"/>
              <w14:checkedState w14:val="2612" w14:font="ＭＳ ゴシック"/>
              <w14:uncheckedState w14:val="2610" w14:font="ＭＳ ゴシック"/>
            </w14:checkbox>
          </w:sdtPr>
          <w:sdtEndPr/>
          <w:sdtContent>
            <w:tc>
              <w:tcPr>
                <w:tcW w:w="567" w:type="dxa"/>
              </w:tcPr>
              <w:p w14:paraId="147C7E7F" w14:textId="77777777" w:rsidR="00E32523" w:rsidRDefault="00E32523" w:rsidP="00D15D73">
                <w:pPr>
                  <w:jc w:val="center"/>
                </w:pPr>
                <w:r>
                  <w:rPr>
                    <w:rFonts w:ascii="MS Gothic" w:eastAsia="MS Gothic" w:hint="eastAsia"/>
                  </w:rPr>
                  <w:t>☐</w:t>
                </w:r>
              </w:p>
            </w:tc>
          </w:sdtContent>
        </w:sdt>
        <w:sdt>
          <w:sdtPr>
            <w:id w:val="-287901429"/>
            <w14:checkbox>
              <w14:checked w14:val="1"/>
              <w14:checkedState w14:val="2612" w14:font="ＭＳ ゴシック"/>
              <w14:uncheckedState w14:val="2610" w14:font="ＭＳ ゴシック"/>
            </w14:checkbox>
          </w:sdtPr>
          <w:sdtEndPr/>
          <w:sdtContent>
            <w:tc>
              <w:tcPr>
                <w:tcW w:w="567" w:type="dxa"/>
              </w:tcPr>
              <w:p w14:paraId="070D97A5" w14:textId="77777777"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ＭＳ ゴシック"/>
              <w14:uncheckedState w14:val="2610" w14:font="ＭＳ ゴシック"/>
            </w14:checkbox>
          </w:sdtPr>
          <w:sdtEndPr/>
          <w:sdtContent>
            <w:tc>
              <w:tcPr>
                <w:tcW w:w="567" w:type="dxa"/>
              </w:tcPr>
              <w:p w14:paraId="2F7F4FB0" w14:textId="77777777"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ＭＳ ゴシック"/>
              <w14:uncheckedState w14:val="2610" w14:font="ＭＳ ゴシック"/>
            </w14:checkbox>
          </w:sdtPr>
          <w:sdtEndPr/>
          <w:sdtContent>
            <w:tc>
              <w:tcPr>
                <w:tcW w:w="567" w:type="dxa"/>
              </w:tcPr>
              <w:p w14:paraId="4220D600" w14:textId="77777777"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ＭＳ ゴシック"/>
              <w14:uncheckedState w14:val="2610" w14:font="ＭＳ ゴシック"/>
            </w14:checkbox>
          </w:sdtPr>
          <w:sdtEndPr/>
          <w:sdtContent>
            <w:tc>
              <w:tcPr>
                <w:tcW w:w="567" w:type="dxa"/>
              </w:tcPr>
              <w:p w14:paraId="00BE8749" w14:textId="77777777"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ＭＳ ゴシック"/>
              <w14:uncheckedState w14:val="2610" w14:font="ＭＳ ゴシック"/>
            </w14:checkbox>
          </w:sdtPr>
          <w:sdtEndPr/>
          <w:sdtContent>
            <w:tc>
              <w:tcPr>
                <w:tcW w:w="599" w:type="dxa"/>
              </w:tcPr>
              <w:p w14:paraId="2858A15C" w14:textId="77777777" w:rsidR="00E32523" w:rsidRDefault="00E32523" w:rsidP="00D15D73">
                <w:pPr>
                  <w:jc w:val="center"/>
                </w:pPr>
                <w:r>
                  <w:rPr>
                    <w:rFonts w:ascii="MS Gothic" w:eastAsia="MS Gothic" w:hAnsi="MS Gothic" w:hint="eastAsia"/>
                  </w:rPr>
                  <w:t>☐</w:t>
                </w:r>
              </w:p>
            </w:tc>
          </w:sdtContent>
        </w:sdt>
      </w:tr>
      <w:tr w:rsidR="00E32523" w14:paraId="3F3E4C3B"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21D9F97E" w14:textId="77777777" w:rsidR="00E32523" w:rsidRDefault="00E32523" w:rsidP="00D15D73">
            <w:r>
              <w:t>D2</w:t>
            </w:r>
          </w:p>
        </w:tc>
        <w:tc>
          <w:tcPr>
            <w:tcW w:w="5244" w:type="dxa"/>
          </w:tcPr>
          <w:p w14:paraId="424515F0" w14:textId="77777777" w:rsidR="00E32523" w:rsidRDefault="00E32523" w:rsidP="00D15D73">
            <w:r>
              <w:t>Die Applikation ist angenehm zu bedienen</w:t>
            </w:r>
          </w:p>
        </w:tc>
        <w:sdt>
          <w:sdtPr>
            <w:rPr>
              <w:rFonts w:ascii="MS Gothic" w:eastAsia="MS Gothic" w:hint="eastAsia"/>
            </w:rPr>
            <w:id w:val="-791207334"/>
            <w14:checkbox>
              <w14:checked w14:val="0"/>
              <w14:checkedState w14:val="2612" w14:font="ＭＳ ゴシック"/>
              <w14:uncheckedState w14:val="2610" w14:font="ＭＳ ゴシック"/>
            </w14:checkbox>
          </w:sdtPr>
          <w:sdtEndPr/>
          <w:sdtContent>
            <w:tc>
              <w:tcPr>
                <w:tcW w:w="567" w:type="dxa"/>
              </w:tcPr>
              <w:p w14:paraId="6F6776BF"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ＭＳ ゴシック"/>
              <w14:uncheckedState w14:val="2610" w14:font="ＭＳ ゴシック"/>
            </w14:checkbox>
          </w:sdtPr>
          <w:sdtEndPr/>
          <w:sdtContent>
            <w:tc>
              <w:tcPr>
                <w:tcW w:w="567" w:type="dxa"/>
              </w:tcPr>
              <w:p w14:paraId="6F436011"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ＭＳ ゴシック"/>
              <w14:uncheckedState w14:val="2610" w14:font="ＭＳ ゴシック"/>
            </w14:checkbox>
          </w:sdtPr>
          <w:sdtEndPr/>
          <w:sdtContent>
            <w:tc>
              <w:tcPr>
                <w:tcW w:w="567" w:type="dxa"/>
              </w:tcPr>
              <w:p w14:paraId="06C94E8F"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ＭＳ ゴシック"/>
              <w14:uncheckedState w14:val="2610" w14:font="ＭＳ ゴシック"/>
            </w14:checkbox>
          </w:sdtPr>
          <w:sdtEndPr/>
          <w:sdtContent>
            <w:tc>
              <w:tcPr>
                <w:tcW w:w="567" w:type="dxa"/>
              </w:tcPr>
              <w:p w14:paraId="73D78A74"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ＭＳ ゴシック"/>
              <w14:uncheckedState w14:val="2610" w14:font="ＭＳ ゴシック"/>
            </w14:checkbox>
          </w:sdtPr>
          <w:sdtEndPr/>
          <w:sdtContent>
            <w:tc>
              <w:tcPr>
                <w:tcW w:w="567" w:type="dxa"/>
              </w:tcPr>
              <w:p w14:paraId="2EE7816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ＭＳ ゴシック"/>
              <w14:uncheckedState w14:val="2610" w14:font="ＭＳ ゴシック"/>
            </w14:checkbox>
          </w:sdtPr>
          <w:sdtEndPr/>
          <w:sdtContent>
            <w:tc>
              <w:tcPr>
                <w:tcW w:w="599" w:type="dxa"/>
              </w:tcPr>
              <w:p w14:paraId="025CDAB0"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5EFFA221"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53FF596A" w14:textId="77777777" w:rsidR="00E32523" w:rsidRDefault="00E32523" w:rsidP="00D15D73">
            <w:r>
              <w:t>D3</w:t>
            </w:r>
          </w:p>
        </w:tc>
        <w:tc>
          <w:tcPr>
            <w:tcW w:w="5244" w:type="dxa"/>
          </w:tcPr>
          <w:p w14:paraId="06160A28" w14:textId="77777777" w:rsidR="00E32523" w:rsidRDefault="00E32523" w:rsidP="00D15D73">
            <w:r>
              <w:t>Die einzelnen Felder sind selbsterklärend</w:t>
            </w:r>
          </w:p>
        </w:tc>
        <w:sdt>
          <w:sdtPr>
            <w:rPr>
              <w:rFonts w:ascii="MS Gothic" w:eastAsia="MS Gothic" w:hint="eastAsia"/>
            </w:rPr>
            <w:id w:val="1950436691"/>
            <w14:checkbox>
              <w14:checked w14:val="1"/>
              <w14:checkedState w14:val="2612" w14:font="ＭＳ ゴシック"/>
              <w14:uncheckedState w14:val="2610" w14:font="ＭＳ ゴシック"/>
            </w14:checkbox>
          </w:sdtPr>
          <w:sdtEndPr/>
          <w:sdtContent>
            <w:tc>
              <w:tcPr>
                <w:tcW w:w="567" w:type="dxa"/>
              </w:tcPr>
              <w:p w14:paraId="1690616C"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ＭＳ ゴシック"/>
              <w14:uncheckedState w14:val="2610" w14:font="ＭＳ ゴシック"/>
            </w14:checkbox>
          </w:sdtPr>
          <w:sdtEndPr/>
          <w:sdtContent>
            <w:tc>
              <w:tcPr>
                <w:tcW w:w="567" w:type="dxa"/>
              </w:tcPr>
              <w:p w14:paraId="3BF62B40"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ＭＳ ゴシック"/>
              <w14:uncheckedState w14:val="2610" w14:font="ＭＳ ゴシック"/>
            </w14:checkbox>
          </w:sdtPr>
          <w:sdtEndPr/>
          <w:sdtContent>
            <w:tc>
              <w:tcPr>
                <w:tcW w:w="567" w:type="dxa"/>
              </w:tcPr>
              <w:p w14:paraId="6DE606DF"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ＭＳ ゴシック"/>
              <w14:uncheckedState w14:val="2610" w14:font="ＭＳ ゴシック"/>
            </w14:checkbox>
          </w:sdtPr>
          <w:sdtEndPr/>
          <w:sdtContent>
            <w:tc>
              <w:tcPr>
                <w:tcW w:w="567" w:type="dxa"/>
              </w:tcPr>
              <w:p w14:paraId="2CA283F0"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ＭＳ ゴシック"/>
              <w14:uncheckedState w14:val="2610" w14:font="ＭＳ ゴシック"/>
            </w14:checkbox>
          </w:sdtPr>
          <w:sdtEndPr/>
          <w:sdtContent>
            <w:tc>
              <w:tcPr>
                <w:tcW w:w="567" w:type="dxa"/>
              </w:tcPr>
              <w:p w14:paraId="71AC4974"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ＭＳ ゴシック"/>
              <w14:uncheckedState w14:val="2610" w14:font="ＭＳ ゴシック"/>
            </w14:checkbox>
          </w:sdtPr>
          <w:sdtEndPr/>
          <w:sdtContent>
            <w:tc>
              <w:tcPr>
                <w:tcW w:w="599" w:type="dxa"/>
              </w:tcPr>
              <w:p w14:paraId="798ADAFA"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bl>
    <w:p w14:paraId="0FFBA8D4"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3A80C09D"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44888284" w14:textId="77777777" w:rsidR="00E32523" w:rsidRDefault="00E32523" w:rsidP="00D15D73">
            <w:r>
              <w:t>E</w:t>
            </w:r>
          </w:p>
        </w:tc>
        <w:tc>
          <w:tcPr>
            <w:tcW w:w="5244" w:type="dxa"/>
          </w:tcPr>
          <w:p w14:paraId="4403CFF4" w14:textId="77777777" w:rsidR="00E32523" w:rsidRDefault="00E32523" w:rsidP="00D15D73">
            <w:r>
              <w:t>Erlernbarkeit</w:t>
            </w:r>
          </w:p>
        </w:tc>
        <w:tc>
          <w:tcPr>
            <w:tcW w:w="567" w:type="dxa"/>
          </w:tcPr>
          <w:p w14:paraId="614DA0DA" w14:textId="77777777" w:rsidR="00E32523" w:rsidRDefault="00E32523" w:rsidP="00D15D73">
            <w:pPr>
              <w:jc w:val="center"/>
            </w:pPr>
            <w:r>
              <w:t>++</w:t>
            </w:r>
          </w:p>
        </w:tc>
        <w:tc>
          <w:tcPr>
            <w:tcW w:w="567" w:type="dxa"/>
          </w:tcPr>
          <w:p w14:paraId="7A20A388" w14:textId="77777777" w:rsidR="00E32523" w:rsidRDefault="00E32523" w:rsidP="00D15D73">
            <w:pPr>
              <w:jc w:val="center"/>
            </w:pPr>
            <w:r>
              <w:t>+</w:t>
            </w:r>
          </w:p>
        </w:tc>
        <w:tc>
          <w:tcPr>
            <w:tcW w:w="567" w:type="dxa"/>
          </w:tcPr>
          <w:p w14:paraId="512E9E87" w14:textId="77777777" w:rsidR="00E32523" w:rsidRDefault="00E32523" w:rsidP="00D15D73">
            <w:pPr>
              <w:jc w:val="center"/>
            </w:pPr>
            <w:r>
              <w:t>=</w:t>
            </w:r>
          </w:p>
        </w:tc>
        <w:tc>
          <w:tcPr>
            <w:tcW w:w="567" w:type="dxa"/>
          </w:tcPr>
          <w:p w14:paraId="04848048" w14:textId="77777777" w:rsidR="00E32523" w:rsidRDefault="00E32523" w:rsidP="00D15D73">
            <w:pPr>
              <w:jc w:val="center"/>
            </w:pPr>
            <w:r>
              <w:t>-</w:t>
            </w:r>
          </w:p>
        </w:tc>
        <w:tc>
          <w:tcPr>
            <w:tcW w:w="567" w:type="dxa"/>
          </w:tcPr>
          <w:p w14:paraId="6A39F876" w14:textId="77777777" w:rsidR="00E32523" w:rsidRDefault="00E32523" w:rsidP="00D15D73">
            <w:pPr>
              <w:jc w:val="center"/>
            </w:pPr>
            <w:r>
              <w:t>--</w:t>
            </w:r>
          </w:p>
        </w:tc>
        <w:tc>
          <w:tcPr>
            <w:tcW w:w="599" w:type="dxa"/>
          </w:tcPr>
          <w:p w14:paraId="4CFDAA72" w14:textId="77777777" w:rsidR="00E32523" w:rsidRDefault="00E32523" w:rsidP="00D15D73">
            <w:pPr>
              <w:jc w:val="center"/>
            </w:pPr>
            <w:proofErr w:type="spellStart"/>
            <w:r>
              <w:t>kinb</w:t>
            </w:r>
            <w:proofErr w:type="spellEnd"/>
          </w:p>
        </w:tc>
      </w:tr>
      <w:tr w:rsidR="00E32523" w14:paraId="5CED970D"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786A21C5" w14:textId="77777777" w:rsidR="00E32523" w:rsidRDefault="00E32523" w:rsidP="00D15D73">
            <w:r>
              <w:t>E1</w:t>
            </w:r>
          </w:p>
        </w:tc>
        <w:tc>
          <w:tcPr>
            <w:tcW w:w="5244" w:type="dxa"/>
          </w:tcPr>
          <w:p w14:paraId="1A9E817F" w14:textId="77777777" w:rsidR="00E32523" w:rsidRDefault="00E32523" w:rsidP="00D15D73">
            <w:r>
              <w:t>Die Applikation ist einfach zu bedienen</w:t>
            </w:r>
          </w:p>
        </w:tc>
        <w:sdt>
          <w:sdtPr>
            <w:id w:val="-1050382725"/>
            <w14:checkbox>
              <w14:checked w14:val="0"/>
              <w14:checkedState w14:val="2612" w14:font="ＭＳ ゴシック"/>
              <w14:uncheckedState w14:val="2610" w14:font="ＭＳ ゴシック"/>
            </w14:checkbox>
          </w:sdtPr>
          <w:sdtEndPr/>
          <w:sdtContent>
            <w:tc>
              <w:tcPr>
                <w:tcW w:w="567" w:type="dxa"/>
              </w:tcPr>
              <w:p w14:paraId="4DDAB396" w14:textId="77777777"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ＭＳ ゴシック"/>
              <w14:uncheckedState w14:val="2610" w14:font="ＭＳ ゴシック"/>
            </w14:checkbox>
          </w:sdtPr>
          <w:sdtEndPr/>
          <w:sdtContent>
            <w:tc>
              <w:tcPr>
                <w:tcW w:w="567" w:type="dxa"/>
              </w:tcPr>
              <w:p w14:paraId="5A286226" w14:textId="77777777"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ＭＳ ゴシック"/>
              <w14:uncheckedState w14:val="2610" w14:font="ＭＳ ゴシック"/>
            </w14:checkbox>
          </w:sdtPr>
          <w:sdtEndPr/>
          <w:sdtContent>
            <w:tc>
              <w:tcPr>
                <w:tcW w:w="567" w:type="dxa"/>
              </w:tcPr>
              <w:p w14:paraId="5A4A31C8" w14:textId="77777777"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ＭＳ ゴシック"/>
              <w14:uncheckedState w14:val="2610" w14:font="ＭＳ ゴシック"/>
            </w14:checkbox>
          </w:sdtPr>
          <w:sdtEndPr/>
          <w:sdtContent>
            <w:tc>
              <w:tcPr>
                <w:tcW w:w="567" w:type="dxa"/>
              </w:tcPr>
              <w:p w14:paraId="6B64A7A9" w14:textId="77777777"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ＭＳ ゴシック"/>
              <w14:uncheckedState w14:val="2610" w14:font="ＭＳ ゴシック"/>
            </w14:checkbox>
          </w:sdtPr>
          <w:sdtEndPr/>
          <w:sdtContent>
            <w:tc>
              <w:tcPr>
                <w:tcW w:w="567" w:type="dxa"/>
              </w:tcPr>
              <w:p w14:paraId="0F80EEB7" w14:textId="77777777"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ＭＳ ゴシック"/>
              <w14:uncheckedState w14:val="2610" w14:font="ＭＳ ゴシック"/>
            </w14:checkbox>
          </w:sdtPr>
          <w:sdtEndPr/>
          <w:sdtContent>
            <w:tc>
              <w:tcPr>
                <w:tcW w:w="599" w:type="dxa"/>
              </w:tcPr>
              <w:p w14:paraId="6052A0BF" w14:textId="77777777" w:rsidR="00E32523" w:rsidRDefault="00E32523" w:rsidP="00D15D73">
                <w:pPr>
                  <w:jc w:val="center"/>
                </w:pPr>
                <w:r>
                  <w:rPr>
                    <w:rFonts w:ascii="MS Gothic" w:eastAsia="MS Gothic" w:hAnsi="MS Gothic" w:hint="eastAsia"/>
                  </w:rPr>
                  <w:t>☐</w:t>
                </w:r>
              </w:p>
            </w:tc>
          </w:sdtContent>
        </w:sdt>
      </w:tr>
      <w:tr w:rsidR="00E32523" w14:paraId="7C346C35"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21C8BB7F" w14:textId="77777777" w:rsidR="00E32523" w:rsidRDefault="00E32523" w:rsidP="00D15D73">
            <w:r>
              <w:t>E2</w:t>
            </w:r>
          </w:p>
        </w:tc>
        <w:tc>
          <w:tcPr>
            <w:tcW w:w="5244" w:type="dxa"/>
          </w:tcPr>
          <w:p w14:paraId="2CCDAE96" w14:textId="77777777"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ＭＳ ゴシック"/>
              <w14:uncheckedState w14:val="2610" w14:font="ＭＳ ゴシック"/>
            </w14:checkbox>
          </w:sdtPr>
          <w:sdtEndPr/>
          <w:sdtContent>
            <w:tc>
              <w:tcPr>
                <w:tcW w:w="567" w:type="dxa"/>
              </w:tcPr>
              <w:p w14:paraId="69AF73DA"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ＭＳ ゴシック"/>
              <w14:uncheckedState w14:val="2610" w14:font="ＭＳ ゴシック"/>
            </w14:checkbox>
          </w:sdtPr>
          <w:sdtEndPr/>
          <w:sdtContent>
            <w:tc>
              <w:tcPr>
                <w:tcW w:w="567" w:type="dxa"/>
              </w:tcPr>
              <w:p w14:paraId="0AFC575A"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ＭＳ ゴシック"/>
              <w14:uncheckedState w14:val="2610" w14:font="ＭＳ ゴシック"/>
            </w14:checkbox>
          </w:sdtPr>
          <w:sdtEndPr/>
          <w:sdtContent>
            <w:tc>
              <w:tcPr>
                <w:tcW w:w="567" w:type="dxa"/>
              </w:tcPr>
              <w:p w14:paraId="0DAFD36B"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ＭＳ ゴシック"/>
              <w14:uncheckedState w14:val="2610" w14:font="ＭＳ ゴシック"/>
            </w14:checkbox>
          </w:sdtPr>
          <w:sdtEndPr/>
          <w:sdtContent>
            <w:tc>
              <w:tcPr>
                <w:tcW w:w="567" w:type="dxa"/>
              </w:tcPr>
              <w:p w14:paraId="2D4E5A6F"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ＭＳ ゴシック"/>
              <w14:uncheckedState w14:val="2610" w14:font="ＭＳ ゴシック"/>
            </w14:checkbox>
          </w:sdtPr>
          <w:sdtEndPr/>
          <w:sdtContent>
            <w:tc>
              <w:tcPr>
                <w:tcW w:w="567" w:type="dxa"/>
              </w:tcPr>
              <w:p w14:paraId="31F00E6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ＭＳ ゴシック"/>
              <w14:uncheckedState w14:val="2610" w14:font="ＭＳ ゴシック"/>
            </w14:checkbox>
          </w:sdtPr>
          <w:sdtEndPr/>
          <w:sdtContent>
            <w:tc>
              <w:tcPr>
                <w:tcW w:w="599" w:type="dxa"/>
              </w:tcPr>
              <w:p w14:paraId="616509C3"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60998B2D"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02281C74" w14:textId="77777777" w:rsidR="00E32523" w:rsidRDefault="00E32523" w:rsidP="00D15D73">
            <w:r>
              <w:t>E3</w:t>
            </w:r>
          </w:p>
        </w:tc>
        <w:tc>
          <w:tcPr>
            <w:tcW w:w="5244" w:type="dxa"/>
          </w:tcPr>
          <w:p w14:paraId="57D83088" w14:textId="77777777"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ＭＳ ゴシック"/>
              <w14:uncheckedState w14:val="2610" w14:font="ＭＳ ゴシック"/>
            </w14:checkbox>
          </w:sdtPr>
          <w:sdtEndPr/>
          <w:sdtContent>
            <w:tc>
              <w:tcPr>
                <w:tcW w:w="567" w:type="dxa"/>
              </w:tcPr>
              <w:p w14:paraId="1BCAB990"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ＭＳ ゴシック"/>
              <w14:uncheckedState w14:val="2610" w14:font="ＭＳ ゴシック"/>
            </w14:checkbox>
          </w:sdtPr>
          <w:sdtEndPr/>
          <w:sdtContent>
            <w:tc>
              <w:tcPr>
                <w:tcW w:w="567" w:type="dxa"/>
              </w:tcPr>
              <w:p w14:paraId="4B3D7FDC"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ＭＳ ゴシック"/>
              <w14:uncheckedState w14:val="2610" w14:font="ＭＳ ゴシック"/>
            </w14:checkbox>
          </w:sdtPr>
          <w:sdtEndPr/>
          <w:sdtContent>
            <w:tc>
              <w:tcPr>
                <w:tcW w:w="567" w:type="dxa"/>
              </w:tcPr>
              <w:p w14:paraId="115EFDC1"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ＭＳ ゴシック"/>
              <w14:uncheckedState w14:val="2610" w14:font="ＭＳ ゴシック"/>
            </w14:checkbox>
          </w:sdtPr>
          <w:sdtEndPr/>
          <w:sdtContent>
            <w:tc>
              <w:tcPr>
                <w:tcW w:w="567" w:type="dxa"/>
              </w:tcPr>
              <w:p w14:paraId="04399EFF"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ＭＳ ゴシック"/>
              <w14:uncheckedState w14:val="2610" w14:font="ＭＳ ゴシック"/>
            </w14:checkbox>
          </w:sdtPr>
          <w:sdtEndPr/>
          <w:sdtContent>
            <w:tc>
              <w:tcPr>
                <w:tcW w:w="567" w:type="dxa"/>
              </w:tcPr>
              <w:p w14:paraId="319553D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ＭＳ ゴシック"/>
              <w14:uncheckedState w14:val="2610" w14:font="ＭＳ ゴシック"/>
            </w14:checkbox>
          </w:sdtPr>
          <w:sdtEndPr/>
          <w:sdtContent>
            <w:tc>
              <w:tcPr>
                <w:tcW w:w="599" w:type="dxa"/>
              </w:tcPr>
              <w:p w14:paraId="48BEF3B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bl>
    <w:p w14:paraId="7D7D1E4D" w14:textId="77777777"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14:paraId="66A7B533" w14:textId="77777777" w:rsidTr="00D15D73">
        <w:trPr>
          <w:cnfStyle w:val="100000000000" w:firstRow="1" w:lastRow="0" w:firstColumn="0" w:lastColumn="0" w:oddVBand="0" w:evenVBand="0" w:oddHBand="0" w:evenHBand="0" w:firstRowFirstColumn="0" w:firstRowLastColumn="0" w:lastRowFirstColumn="0" w:lastRowLastColumn="0"/>
        </w:trPr>
        <w:tc>
          <w:tcPr>
            <w:tcW w:w="534" w:type="dxa"/>
          </w:tcPr>
          <w:p w14:paraId="440071D3" w14:textId="77777777" w:rsidR="00E32523" w:rsidRDefault="00E32523" w:rsidP="00D15D73">
            <w:r>
              <w:t>F</w:t>
            </w:r>
          </w:p>
        </w:tc>
        <w:tc>
          <w:tcPr>
            <w:tcW w:w="5244" w:type="dxa"/>
          </w:tcPr>
          <w:p w14:paraId="601B7D3F" w14:textId="77777777" w:rsidR="00E32523" w:rsidRDefault="00E32523" w:rsidP="00D15D73">
            <w:r>
              <w:t>Design</w:t>
            </w:r>
          </w:p>
        </w:tc>
        <w:tc>
          <w:tcPr>
            <w:tcW w:w="567" w:type="dxa"/>
          </w:tcPr>
          <w:p w14:paraId="19A0D2AC" w14:textId="77777777" w:rsidR="00E32523" w:rsidRDefault="00E32523" w:rsidP="00D15D73">
            <w:pPr>
              <w:jc w:val="center"/>
            </w:pPr>
            <w:r>
              <w:t>++</w:t>
            </w:r>
          </w:p>
        </w:tc>
        <w:tc>
          <w:tcPr>
            <w:tcW w:w="567" w:type="dxa"/>
          </w:tcPr>
          <w:p w14:paraId="49BEE2D5" w14:textId="77777777" w:rsidR="00E32523" w:rsidRDefault="00E32523" w:rsidP="00D15D73">
            <w:pPr>
              <w:jc w:val="center"/>
            </w:pPr>
            <w:r>
              <w:t>+</w:t>
            </w:r>
          </w:p>
        </w:tc>
        <w:tc>
          <w:tcPr>
            <w:tcW w:w="567" w:type="dxa"/>
          </w:tcPr>
          <w:p w14:paraId="3B10D0C2" w14:textId="77777777" w:rsidR="00E32523" w:rsidRDefault="00E32523" w:rsidP="00D15D73">
            <w:pPr>
              <w:jc w:val="center"/>
            </w:pPr>
            <w:r>
              <w:t>=</w:t>
            </w:r>
          </w:p>
        </w:tc>
        <w:tc>
          <w:tcPr>
            <w:tcW w:w="567" w:type="dxa"/>
          </w:tcPr>
          <w:p w14:paraId="0F2571FB" w14:textId="77777777" w:rsidR="00E32523" w:rsidRDefault="00E32523" w:rsidP="00D15D73">
            <w:pPr>
              <w:jc w:val="center"/>
            </w:pPr>
            <w:r>
              <w:t>-</w:t>
            </w:r>
          </w:p>
        </w:tc>
        <w:tc>
          <w:tcPr>
            <w:tcW w:w="567" w:type="dxa"/>
          </w:tcPr>
          <w:p w14:paraId="2A9252F2" w14:textId="77777777" w:rsidR="00E32523" w:rsidRDefault="00E32523" w:rsidP="00D15D73">
            <w:pPr>
              <w:jc w:val="center"/>
            </w:pPr>
            <w:r>
              <w:t>--</w:t>
            </w:r>
          </w:p>
        </w:tc>
        <w:tc>
          <w:tcPr>
            <w:tcW w:w="599" w:type="dxa"/>
          </w:tcPr>
          <w:p w14:paraId="4A84E08F" w14:textId="77777777" w:rsidR="00E32523" w:rsidRDefault="00E32523" w:rsidP="00D15D73">
            <w:pPr>
              <w:jc w:val="center"/>
            </w:pPr>
            <w:proofErr w:type="spellStart"/>
            <w:r>
              <w:t>kinb</w:t>
            </w:r>
            <w:proofErr w:type="spellEnd"/>
          </w:p>
        </w:tc>
      </w:tr>
      <w:tr w:rsidR="00E32523" w14:paraId="2A25D835"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4ADF4AE8" w14:textId="77777777" w:rsidR="00E32523" w:rsidRDefault="00E32523" w:rsidP="00D15D73">
            <w:r>
              <w:t>F1</w:t>
            </w:r>
          </w:p>
        </w:tc>
        <w:tc>
          <w:tcPr>
            <w:tcW w:w="5244" w:type="dxa"/>
          </w:tcPr>
          <w:p w14:paraId="734976E7" w14:textId="77777777" w:rsidR="00E32523" w:rsidRDefault="00E32523" w:rsidP="00D15D73">
            <w:r>
              <w:t>Die graphische Oberfläche ist ansprechend</w:t>
            </w:r>
          </w:p>
        </w:tc>
        <w:sdt>
          <w:sdtPr>
            <w:id w:val="928310249"/>
            <w14:checkbox>
              <w14:checked w14:val="1"/>
              <w14:checkedState w14:val="2612" w14:font="ＭＳ ゴシック"/>
              <w14:uncheckedState w14:val="2610" w14:font="ＭＳ ゴシック"/>
            </w14:checkbox>
          </w:sdtPr>
          <w:sdtEndPr/>
          <w:sdtContent>
            <w:tc>
              <w:tcPr>
                <w:tcW w:w="567" w:type="dxa"/>
              </w:tcPr>
              <w:p w14:paraId="646366D7" w14:textId="77777777"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ＭＳ ゴシック"/>
              <w14:uncheckedState w14:val="2610" w14:font="ＭＳ ゴシック"/>
            </w14:checkbox>
          </w:sdtPr>
          <w:sdtEndPr/>
          <w:sdtContent>
            <w:tc>
              <w:tcPr>
                <w:tcW w:w="567" w:type="dxa"/>
              </w:tcPr>
              <w:p w14:paraId="546D27BC" w14:textId="77777777"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ＭＳ ゴシック"/>
              <w14:uncheckedState w14:val="2610" w14:font="ＭＳ ゴシック"/>
            </w14:checkbox>
          </w:sdtPr>
          <w:sdtEndPr/>
          <w:sdtContent>
            <w:tc>
              <w:tcPr>
                <w:tcW w:w="567" w:type="dxa"/>
              </w:tcPr>
              <w:p w14:paraId="7A9A4B22" w14:textId="77777777"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ＭＳ ゴシック"/>
              <w14:uncheckedState w14:val="2610" w14:font="ＭＳ ゴシック"/>
            </w14:checkbox>
          </w:sdtPr>
          <w:sdtEndPr/>
          <w:sdtContent>
            <w:tc>
              <w:tcPr>
                <w:tcW w:w="567" w:type="dxa"/>
              </w:tcPr>
              <w:p w14:paraId="0C415084" w14:textId="77777777"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ＭＳ ゴシック"/>
              <w14:uncheckedState w14:val="2610" w14:font="ＭＳ ゴシック"/>
            </w14:checkbox>
          </w:sdtPr>
          <w:sdtEndPr/>
          <w:sdtContent>
            <w:tc>
              <w:tcPr>
                <w:tcW w:w="567" w:type="dxa"/>
              </w:tcPr>
              <w:p w14:paraId="40BA807D" w14:textId="77777777"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ＭＳ ゴシック"/>
              <w14:uncheckedState w14:val="2610" w14:font="ＭＳ ゴシック"/>
            </w14:checkbox>
          </w:sdtPr>
          <w:sdtEndPr/>
          <w:sdtContent>
            <w:tc>
              <w:tcPr>
                <w:tcW w:w="599" w:type="dxa"/>
              </w:tcPr>
              <w:p w14:paraId="4DE01F84" w14:textId="77777777" w:rsidR="00E32523" w:rsidRDefault="00E32523" w:rsidP="00D15D73">
                <w:pPr>
                  <w:jc w:val="center"/>
                </w:pPr>
                <w:r>
                  <w:rPr>
                    <w:rFonts w:ascii="MS Gothic" w:eastAsia="MS Gothic" w:hAnsi="MS Gothic" w:hint="eastAsia"/>
                  </w:rPr>
                  <w:t>☐</w:t>
                </w:r>
              </w:p>
            </w:tc>
          </w:sdtContent>
        </w:sdt>
      </w:tr>
      <w:tr w:rsidR="00E32523" w14:paraId="60D0C413"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08E42726" w14:textId="77777777" w:rsidR="00E32523" w:rsidRDefault="00E32523" w:rsidP="00D15D73">
            <w:r>
              <w:t>F2</w:t>
            </w:r>
          </w:p>
        </w:tc>
        <w:tc>
          <w:tcPr>
            <w:tcW w:w="5244" w:type="dxa"/>
          </w:tcPr>
          <w:p w14:paraId="33BE91A1" w14:textId="77777777"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ＭＳ ゴシック"/>
              <w14:uncheckedState w14:val="2610" w14:font="ＭＳ ゴシック"/>
            </w14:checkbox>
          </w:sdtPr>
          <w:sdtEndPr/>
          <w:sdtContent>
            <w:tc>
              <w:tcPr>
                <w:tcW w:w="567" w:type="dxa"/>
              </w:tcPr>
              <w:p w14:paraId="30E5A980" w14:textId="77777777"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ＭＳ ゴシック"/>
              <w14:uncheckedState w14:val="2610" w14:font="ＭＳ ゴシック"/>
            </w14:checkbox>
          </w:sdtPr>
          <w:sdtEndPr/>
          <w:sdtContent>
            <w:tc>
              <w:tcPr>
                <w:tcW w:w="567" w:type="dxa"/>
              </w:tcPr>
              <w:p w14:paraId="75A46F6F" w14:textId="77777777"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ＭＳ ゴシック"/>
              <w14:uncheckedState w14:val="2610" w14:font="ＭＳ ゴシック"/>
            </w14:checkbox>
          </w:sdtPr>
          <w:sdtEndPr/>
          <w:sdtContent>
            <w:tc>
              <w:tcPr>
                <w:tcW w:w="567" w:type="dxa"/>
              </w:tcPr>
              <w:p w14:paraId="4053F0A8"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ＭＳ ゴシック"/>
              <w14:uncheckedState w14:val="2610" w14:font="ＭＳ ゴシック"/>
            </w14:checkbox>
          </w:sdtPr>
          <w:sdtEndPr/>
          <w:sdtContent>
            <w:tc>
              <w:tcPr>
                <w:tcW w:w="567" w:type="dxa"/>
              </w:tcPr>
              <w:p w14:paraId="6F443645"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ＭＳ ゴシック"/>
              <w14:uncheckedState w14:val="2610" w14:font="ＭＳ ゴシック"/>
            </w14:checkbox>
          </w:sdtPr>
          <w:sdtEndPr/>
          <w:sdtContent>
            <w:tc>
              <w:tcPr>
                <w:tcW w:w="567" w:type="dxa"/>
              </w:tcPr>
              <w:p w14:paraId="26E2DBB8"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ＭＳ ゴシック"/>
              <w14:uncheckedState w14:val="2610" w14:font="ＭＳ ゴシック"/>
            </w14:checkbox>
          </w:sdtPr>
          <w:sdtEndPr/>
          <w:sdtContent>
            <w:tc>
              <w:tcPr>
                <w:tcW w:w="599" w:type="dxa"/>
              </w:tcPr>
              <w:p w14:paraId="6813F5FC" w14:textId="77777777"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14:paraId="6A663625" w14:textId="77777777" w:rsidTr="00D15D73">
        <w:trPr>
          <w:cnfStyle w:val="000000100000" w:firstRow="0" w:lastRow="0" w:firstColumn="0" w:lastColumn="0" w:oddVBand="0" w:evenVBand="0" w:oddHBand="1" w:evenHBand="0" w:firstRowFirstColumn="0" w:firstRowLastColumn="0" w:lastRowFirstColumn="0" w:lastRowLastColumn="0"/>
        </w:trPr>
        <w:tc>
          <w:tcPr>
            <w:tcW w:w="534" w:type="dxa"/>
          </w:tcPr>
          <w:p w14:paraId="43FEEC96" w14:textId="77777777" w:rsidR="00E32523" w:rsidRDefault="00E32523" w:rsidP="00D15D73">
            <w:r>
              <w:t>F3</w:t>
            </w:r>
          </w:p>
        </w:tc>
        <w:tc>
          <w:tcPr>
            <w:tcW w:w="5244" w:type="dxa"/>
          </w:tcPr>
          <w:p w14:paraId="25C70E9C" w14:textId="77777777" w:rsidR="00E32523" w:rsidRDefault="00E32523" w:rsidP="00D15D73">
            <w:r>
              <w:t>Texte sind gut lesbar</w:t>
            </w:r>
          </w:p>
        </w:tc>
        <w:sdt>
          <w:sdtPr>
            <w:rPr>
              <w:rFonts w:ascii="MS Gothic" w:eastAsia="MS Gothic" w:hint="eastAsia"/>
            </w:rPr>
            <w:id w:val="-1623998156"/>
            <w14:checkbox>
              <w14:checked w14:val="0"/>
              <w14:checkedState w14:val="2612" w14:font="ＭＳ ゴシック"/>
              <w14:uncheckedState w14:val="2610" w14:font="ＭＳ ゴシック"/>
            </w14:checkbox>
          </w:sdtPr>
          <w:sdtEndPr/>
          <w:sdtContent>
            <w:tc>
              <w:tcPr>
                <w:tcW w:w="567" w:type="dxa"/>
              </w:tcPr>
              <w:p w14:paraId="60884186" w14:textId="77777777"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ＭＳ ゴシック"/>
              <w14:uncheckedState w14:val="2610" w14:font="ＭＳ ゴシック"/>
            </w14:checkbox>
          </w:sdtPr>
          <w:sdtEndPr/>
          <w:sdtContent>
            <w:tc>
              <w:tcPr>
                <w:tcW w:w="567" w:type="dxa"/>
              </w:tcPr>
              <w:p w14:paraId="66469D20" w14:textId="77777777"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ＭＳ ゴシック"/>
              <w14:uncheckedState w14:val="2610" w14:font="ＭＳ ゴシック"/>
            </w14:checkbox>
          </w:sdtPr>
          <w:sdtEndPr/>
          <w:sdtContent>
            <w:tc>
              <w:tcPr>
                <w:tcW w:w="567" w:type="dxa"/>
              </w:tcPr>
              <w:p w14:paraId="3E06C09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ＭＳ ゴシック"/>
              <w14:uncheckedState w14:val="2610" w14:font="ＭＳ ゴシック"/>
            </w14:checkbox>
          </w:sdtPr>
          <w:sdtEndPr/>
          <w:sdtContent>
            <w:tc>
              <w:tcPr>
                <w:tcW w:w="567" w:type="dxa"/>
              </w:tcPr>
              <w:p w14:paraId="24177D9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ＭＳ ゴシック"/>
              <w14:uncheckedState w14:val="2610" w14:font="ＭＳ ゴシック"/>
            </w14:checkbox>
          </w:sdtPr>
          <w:sdtEndPr/>
          <w:sdtContent>
            <w:tc>
              <w:tcPr>
                <w:tcW w:w="567" w:type="dxa"/>
              </w:tcPr>
              <w:p w14:paraId="343A7CD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ＭＳ ゴシック"/>
              <w14:uncheckedState w14:val="2610" w14:font="ＭＳ ゴシック"/>
            </w14:checkbox>
          </w:sdtPr>
          <w:sdtEndPr/>
          <w:sdtContent>
            <w:tc>
              <w:tcPr>
                <w:tcW w:w="599" w:type="dxa"/>
              </w:tcPr>
              <w:p w14:paraId="42D46CFE"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14:paraId="33D719A3" w14:textId="77777777" w:rsidTr="00D15D73">
        <w:trPr>
          <w:cnfStyle w:val="000000010000" w:firstRow="0" w:lastRow="0" w:firstColumn="0" w:lastColumn="0" w:oddVBand="0" w:evenVBand="0" w:oddHBand="0" w:evenHBand="1" w:firstRowFirstColumn="0" w:firstRowLastColumn="0" w:lastRowFirstColumn="0" w:lastRowLastColumn="0"/>
        </w:trPr>
        <w:tc>
          <w:tcPr>
            <w:tcW w:w="534" w:type="dxa"/>
          </w:tcPr>
          <w:p w14:paraId="6E381C87" w14:textId="77777777" w:rsidR="00E32523" w:rsidRDefault="00E32523" w:rsidP="00D15D73">
            <w:r>
              <w:t>F4</w:t>
            </w:r>
          </w:p>
        </w:tc>
        <w:tc>
          <w:tcPr>
            <w:tcW w:w="5244" w:type="dxa"/>
          </w:tcPr>
          <w:p w14:paraId="79AB673E" w14:textId="77777777"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ＭＳ ゴシック"/>
              <w14:uncheckedState w14:val="2610" w14:font="ＭＳ ゴシック"/>
            </w14:checkbox>
          </w:sdtPr>
          <w:sdtEndPr/>
          <w:sdtContent>
            <w:tc>
              <w:tcPr>
                <w:tcW w:w="567" w:type="dxa"/>
              </w:tcPr>
              <w:p w14:paraId="3FA4ADA2"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ＭＳ ゴシック"/>
              <w14:uncheckedState w14:val="2610" w14:font="ＭＳ ゴシック"/>
            </w14:checkbox>
          </w:sdtPr>
          <w:sdtEndPr/>
          <w:sdtContent>
            <w:tc>
              <w:tcPr>
                <w:tcW w:w="567" w:type="dxa"/>
              </w:tcPr>
              <w:p w14:paraId="2BA6004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ＭＳ ゴシック"/>
              <w14:uncheckedState w14:val="2610" w14:font="ＭＳ ゴシック"/>
            </w14:checkbox>
          </w:sdtPr>
          <w:sdtEndPr/>
          <w:sdtContent>
            <w:tc>
              <w:tcPr>
                <w:tcW w:w="567" w:type="dxa"/>
              </w:tcPr>
              <w:p w14:paraId="1A65C198"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ＭＳ ゴシック"/>
              <w14:uncheckedState w14:val="2610" w14:font="ＭＳ ゴシック"/>
            </w14:checkbox>
          </w:sdtPr>
          <w:sdtEndPr/>
          <w:sdtContent>
            <w:tc>
              <w:tcPr>
                <w:tcW w:w="567" w:type="dxa"/>
              </w:tcPr>
              <w:p w14:paraId="4CC0AC39"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ＭＳ ゴシック"/>
              <w14:uncheckedState w14:val="2610" w14:font="ＭＳ ゴシック"/>
            </w14:checkbox>
          </w:sdtPr>
          <w:sdtEndPr/>
          <w:sdtContent>
            <w:tc>
              <w:tcPr>
                <w:tcW w:w="567" w:type="dxa"/>
              </w:tcPr>
              <w:p w14:paraId="169BF5E7"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ＭＳ ゴシック"/>
              <w14:uncheckedState w14:val="2610" w14:font="ＭＳ ゴシック"/>
            </w14:checkbox>
          </w:sdtPr>
          <w:sdtEndPr/>
          <w:sdtContent>
            <w:tc>
              <w:tcPr>
                <w:tcW w:w="599" w:type="dxa"/>
              </w:tcPr>
              <w:p w14:paraId="783567AC" w14:textId="77777777" w:rsidR="00E32523" w:rsidRDefault="00E32523" w:rsidP="00D15D73">
                <w:pPr>
                  <w:jc w:val="center"/>
                  <w:rPr>
                    <w:rFonts w:ascii="MS Gothic" w:eastAsia="MS Gothic" w:hAnsi="MS Gothic"/>
                  </w:rPr>
                </w:pPr>
                <w:r>
                  <w:rPr>
                    <w:rFonts w:ascii="MS Gothic" w:eastAsia="MS Gothic" w:hAnsi="MS Gothic" w:hint="eastAsia"/>
                  </w:rPr>
                  <w:t>☐</w:t>
                </w:r>
              </w:p>
            </w:tc>
          </w:sdtContent>
        </w:sdt>
      </w:tr>
    </w:tbl>
    <w:p w14:paraId="5DFF4845" w14:textId="77777777" w:rsidR="00E32523" w:rsidRDefault="00E32523" w:rsidP="00E32523"/>
    <w:tbl>
      <w:tblPr>
        <w:tblStyle w:val="MediumShading1-Accent1"/>
        <w:tblW w:w="0" w:type="auto"/>
        <w:tblLook w:val="0420" w:firstRow="1" w:lastRow="0" w:firstColumn="0" w:lastColumn="0" w:noHBand="0" w:noVBand="1"/>
      </w:tblPr>
      <w:tblGrid>
        <w:gridCol w:w="9212"/>
      </w:tblGrid>
      <w:tr w:rsidR="00E32523" w14:paraId="661EF6BB" w14:textId="77777777"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14:paraId="258478E7" w14:textId="77777777" w:rsidR="00E32523" w:rsidRDefault="00E32523" w:rsidP="00D15D73">
            <w:r>
              <w:t>Kommentare und Verbesserungsvorschläge</w:t>
            </w:r>
          </w:p>
        </w:tc>
      </w:tr>
      <w:tr w:rsidR="00E32523" w14:paraId="606D76AA" w14:textId="77777777"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14:paraId="4CEC4258" w14:textId="77777777" w:rsidR="00E32523" w:rsidRDefault="00DD5DC1" w:rsidP="00D15D73">
            <w:r>
              <w:t>Volltextsuche fehlt</w:t>
            </w:r>
          </w:p>
          <w:p w14:paraId="1EB9FEB7" w14:textId="77777777" w:rsidR="00E32523" w:rsidRDefault="003C7505" w:rsidP="00D15D73">
            <w:r>
              <w:t>Die Applikation ist etwas langsam</w:t>
            </w:r>
          </w:p>
        </w:tc>
      </w:tr>
    </w:tbl>
    <w:p w14:paraId="626E3CD6" w14:textId="77777777" w:rsidR="001949D8" w:rsidRDefault="000C0A0D" w:rsidP="001949D8">
      <w:pPr>
        <w:pStyle w:val="Heading3"/>
      </w:pPr>
      <w:bookmarkStart w:id="42" w:name="_Toc312080565"/>
      <w:r>
        <w:lastRenderedPageBreak/>
        <w:t xml:space="preserve">Fragebogen </w:t>
      </w:r>
      <w:r w:rsidR="00CE0AB4">
        <w:t xml:space="preserve">Mischa </w:t>
      </w:r>
      <w:proofErr w:type="spellStart"/>
      <w:r w:rsidR="00CE0AB4">
        <w:t>Trecco</w:t>
      </w:r>
      <w:bookmarkEnd w:id="42"/>
      <w:proofErr w:type="spellEnd"/>
    </w:p>
    <w:tbl>
      <w:tblPr>
        <w:tblStyle w:val="MediumShading1-Accent1"/>
        <w:tblW w:w="0" w:type="auto"/>
        <w:tblLook w:val="04A0" w:firstRow="1" w:lastRow="0" w:firstColumn="1" w:lastColumn="0" w:noHBand="0" w:noVBand="1"/>
      </w:tblPr>
      <w:tblGrid>
        <w:gridCol w:w="534"/>
        <w:gridCol w:w="4072"/>
        <w:gridCol w:w="605"/>
        <w:gridCol w:w="4001"/>
      </w:tblGrid>
      <w:tr w:rsidR="001949D8" w14:paraId="14607E9B" w14:textId="77777777"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14:paraId="3A20B8DB" w14:textId="77777777" w:rsidR="001949D8" w:rsidRDefault="001949D8" w:rsidP="00EA659B">
            <w:r>
              <w:t>Bezeichnung</w:t>
            </w:r>
          </w:p>
        </w:tc>
      </w:tr>
      <w:tr w:rsidR="001949D8" w14:paraId="36F7C86C" w14:textId="77777777"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4E5BA01" w14:textId="77777777" w:rsidR="001949D8" w:rsidRDefault="001949D8" w:rsidP="00EA659B">
            <w:r>
              <w:t>++</w:t>
            </w:r>
          </w:p>
        </w:tc>
        <w:tc>
          <w:tcPr>
            <w:tcW w:w="4072" w:type="dxa"/>
          </w:tcPr>
          <w:p w14:paraId="0C1D8CF6" w14:textId="77777777"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14:paraId="64B56F9D" w14:textId="77777777"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14:paraId="1F87C75C" w14:textId="77777777"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14:paraId="76ACC147" w14:textId="77777777"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AD0B352" w14:textId="77777777" w:rsidR="001949D8" w:rsidRDefault="001949D8" w:rsidP="00EA659B">
            <w:r>
              <w:t>+</w:t>
            </w:r>
          </w:p>
        </w:tc>
        <w:tc>
          <w:tcPr>
            <w:tcW w:w="4072" w:type="dxa"/>
          </w:tcPr>
          <w:p w14:paraId="137C33B3" w14:textId="77777777"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14:paraId="1ED80484" w14:textId="77777777"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14:paraId="6031EF0D" w14:textId="77777777"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14:paraId="47FB0937" w14:textId="77777777"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7FAEC9" w14:textId="77777777" w:rsidR="001949D8" w:rsidRDefault="001949D8" w:rsidP="00EA659B">
            <w:r>
              <w:t>=</w:t>
            </w:r>
          </w:p>
        </w:tc>
        <w:tc>
          <w:tcPr>
            <w:tcW w:w="4072" w:type="dxa"/>
          </w:tcPr>
          <w:p w14:paraId="296147BD" w14:textId="77777777"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14:paraId="1409D4A9" w14:textId="77777777" w:rsidR="001949D8" w:rsidRDefault="00FD5530" w:rsidP="00EA659B">
            <w:pPr>
              <w:cnfStyle w:val="000000100000" w:firstRow="0" w:lastRow="0" w:firstColumn="0" w:lastColumn="0" w:oddVBand="0" w:evenVBand="0" w:oddHBand="1" w:evenHBand="0" w:firstRowFirstColumn="0" w:firstRowLastColumn="0" w:lastRowFirstColumn="0" w:lastRowLastColumn="0"/>
            </w:pPr>
            <w:proofErr w:type="spellStart"/>
            <w:r>
              <w:t>k</w:t>
            </w:r>
            <w:r w:rsidR="001949D8">
              <w:t>inb</w:t>
            </w:r>
            <w:proofErr w:type="spellEnd"/>
          </w:p>
        </w:tc>
        <w:tc>
          <w:tcPr>
            <w:tcW w:w="4001" w:type="dxa"/>
          </w:tcPr>
          <w:p w14:paraId="5830174F" w14:textId="77777777"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14:paraId="049D62D1"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75DFF4A7"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24E4AB9E" w14:textId="77777777" w:rsidR="001949D8" w:rsidRDefault="001949D8" w:rsidP="00EA659B">
            <w:r>
              <w:t>A</w:t>
            </w:r>
          </w:p>
        </w:tc>
        <w:tc>
          <w:tcPr>
            <w:tcW w:w="5244" w:type="dxa"/>
          </w:tcPr>
          <w:p w14:paraId="73988F02" w14:textId="77777777" w:rsidR="001949D8" w:rsidRDefault="001949D8" w:rsidP="00EA659B">
            <w:r>
              <w:t>Effektivität</w:t>
            </w:r>
          </w:p>
        </w:tc>
        <w:tc>
          <w:tcPr>
            <w:tcW w:w="567" w:type="dxa"/>
          </w:tcPr>
          <w:p w14:paraId="3EB32BEC" w14:textId="77777777" w:rsidR="001949D8" w:rsidRDefault="001949D8" w:rsidP="00EA659B">
            <w:pPr>
              <w:jc w:val="center"/>
            </w:pPr>
            <w:r>
              <w:t>++</w:t>
            </w:r>
          </w:p>
        </w:tc>
        <w:tc>
          <w:tcPr>
            <w:tcW w:w="567" w:type="dxa"/>
          </w:tcPr>
          <w:p w14:paraId="7AA8E1A9" w14:textId="77777777" w:rsidR="001949D8" w:rsidRDefault="001949D8" w:rsidP="00EA659B">
            <w:pPr>
              <w:jc w:val="center"/>
            </w:pPr>
            <w:r>
              <w:t>+</w:t>
            </w:r>
          </w:p>
        </w:tc>
        <w:tc>
          <w:tcPr>
            <w:tcW w:w="567" w:type="dxa"/>
          </w:tcPr>
          <w:p w14:paraId="3BE603EF" w14:textId="77777777" w:rsidR="001949D8" w:rsidRDefault="001949D8" w:rsidP="00EA659B">
            <w:pPr>
              <w:jc w:val="center"/>
            </w:pPr>
            <w:r>
              <w:t>=</w:t>
            </w:r>
          </w:p>
        </w:tc>
        <w:tc>
          <w:tcPr>
            <w:tcW w:w="567" w:type="dxa"/>
          </w:tcPr>
          <w:p w14:paraId="0231C544" w14:textId="77777777" w:rsidR="001949D8" w:rsidRDefault="001949D8" w:rsidP="00EA659B">
            <w:pPr>
              <w:jc w:val="center"/>
            </w:pPr>
            <w:r>
              <w:t>-</w:t>
            </w:r>
          </w:p>
        </w:tc>
        <w:tc>
          <w:tcPr>
            <w:tcW w:w="567" w:type="dxa"/>
          </w:tcPr>
          <w:p w14:paraId="4A696239" w14:textId="77777777" w:rsidR="001949D8" w:rsidRDefault="001949D8" w:rsidP="00EA659B">
            <w:pPr>
              <w:jc w:val="center"/>
            </w:pPr>
            <w:r>
              <w:t>--</w:t>
            </w:r>
          </w:p>
        </w:tc>
        <w:tc>
          <w:tcPr>
            <w:tcW w:w="599" w:type="dxa"/>
          </w:tcPr>
          <w:p w14:paraId="47E9F81B" w14:textId="77777777" w:rsidR="001949D8" w:rsidRDefault="001949D8" w:rsidP="00EA659B">
            <w:pPr>
              <w:jc w:val="center"/>
            </w:pPr>
            <w:proofErr w:type="spellStart"/>
            <w:r>
              <w:t>kinb</w:t>
            </w:r>
            <w:proofErr w:type="spellEnd"/>
          </w:p>
        </w:tc>
      </w:tr>
      <w:tr w:rsidR="001949D8" w14:paraId="217216E6"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2BB9AA7F" w14:textId="77777777" w:rsidR="001949D8" w:rsidRDefault="001949D8" w:rsidP="00EA659B">
            <w:r>
              <w:t>A1</w:t>
            </w:r>
          </w:p>
        </w:tc>
        <w:tc>
          <w:tcPr>
            <w:tcW w:w="5244" w:type="dxa"/>
          </w:tcPr>
          <w:p w14:paraId="0CCE9F7C" w14:textId="77777777" w:rsidR="001949D8" w:rsidRDefault="001949D8" w:rsidP="00EA659B">
            <w:r>
              <w:t>Der Themenbereich kann eingeschränkt werden</w:t>
            </w:r>
          </w:p>
        </w:tc>
        <w:sdt>
          <w:sdtPr>
            <w:id w:val="1518354152"/>
            <w14:checkbox>
              <w14:checked w14:val="1"/>
              <w14:checkedState w14:val="2612" w14:font="ＭＳ ゴシック"/>
              <w14:uncheckedState w14:val="2610" w14:font="ＭＳ ゴシック"/>
            </w14:checkbox>
          </w:sdtPr>
          <w:sdtEndPr/>
          <w:sdtContent>
            <w:tc>
              <w:tcPr>
                <w:tcW w:w="567" w:type="dxa"/>
              </w:tcPr>
              <w:p w14:paraId="6DC90740" w14:textId="77777777"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ＭＳ ゴシック"/>
              <w14:uncheckedState w14:val="2610" w14:font="ＭＳ ゴシック"/>
            </w14:checkbox>
          </w:sdtPr>
          <w:sdtEndPr/>
          <w:sdtContent>
            <w:tc>
              <w:tcPr>
                <w:tcW w:w="567" w:type="dxa"/>
              </w:tcPr>
              <w:p w14:paraId="54280CB9" w14:textId="77777777"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ＭＳ ゴシック"/>
              <w14:uncheckedState w14:val="2610" w14:font="ＭＳ ゴシック"/>
            </w14:checkbox>
          </w:sdtPr>
          <w:sdtEndPr/>
          <w:sdtContent>
            <w:tc>
              <w:tcPr>
                <w:tcW w:w="567" w:type="dxa"/>
              </w:tcPr>
              <w:p w14:paraId="1F7CF365" w14:textId="77777777"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ＭＳ ゴシック"/>
              <w14:uncheckedState w14:val="2610" w14:font="ＭＳ ゴシック"/>
            </w14:checkbox>
          </w:sdtPr>
          <w:sdtEndPr/>
          <w:sdtContent>
            <w:tc>
              <w:tcPr>
                <w:tcW w:w="567" w:type="dxa"/>
              </w:tcPr>
              <w:p w14:paraId="17922988" w14:textId="77777777"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ＭＳ ゴシック"/>
              <w14:uncheckedState w14:val="2610" w14:font="ＭＳ ゴシック"/>
            </w14:checkbox>
          </w:sdtPr>
          <w:sdtEndPr/>
          <w:sdtContent>
            <w:tc>
              <w:tcPr>
                <w:tcW w:w="567" w:type="dxa"/>
              </w:tcPr>
              <w:p w14:paraId="5D5016F4" w14:textId="77777777"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ＭＳ ゴシック"/>
              <w14:uncheckedState w14:val="2610" w14:font="ＭＳ ゴシック"/>
            </w14:checkbox>
          </w:sdtPr>
          <w:sdtEndPr/>
          <w:sdtContent>
            <w:tc>
              <w:tcPr>
                <w:tcW w:w="599" w:type="dxa"/>
              </w:tcPr>
              <w:p w14:paraId="648D7298" w14:textId="77777777" w:rsidR="001949D8" w:rsidRDefault="001949D8" w:rsidP="00EA659B">
                <w:pPr>
                  <w:jc w:val="center"/>
                </w:pPr>
                <w:r>
                  <w:rPr>
                    <w:rFonts w:ascii="MS Gothic" w:eastAsia="MS Gothic" w:hAnsi="MS Gothic" w:hint="eastAsia"/>
                  </w:rPr>
                  <w:t>☐</w:t>
                </w:r>
              </w:p>
            </w:tc>
          </w:sdtContent>
        </w:sdt>
      </w:tr>
      <w:tr w:rsidR="001949D8" w14:paraId="7D8CADA1"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30E53BB0" w14:textId="77777777" w:rsidR="001949D8" w:rsidRDefault="001949D8" w:rsidP="00EA659B">
            <w:r>
              <w:t>A2</w:t>
            </w:r>
          </w:p>
        </w:tc>
        <w:tc>
          <w:tcPr>
            <w:tcW w:w="5244" w:type="dxa"/>
          </w:tcPr>
          <w:p w14:paraId="652FA960" w14:textId="77777777"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ＭＳ ゴシック"/>
              <w14:uncheckedState w14:val="2610" w14:font="ＭＳ ゴシック"/>
            </w14:checkbox>
          </w:sdtPr>
          <w:sdtEndPr/>
          <w:sdtContent>
            <w:tc>
              <w:tcPr>
                <w:tcW w:w="567" w:type="dxa"/>
              </w:tcPr>
              <w:p w14:paraId="7081AAED" w14:textId="77777777"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ＭＳ ゴシック"/>
              <w14:uncheckedState w14:val="2610" w14:font="ＭＳ ゴシック"/>
            </w14:checkbox>
          </w:sdtPr>
          <w:sdtEndPr/>
          <w:sdtContent>
            <w:tc>
              <w:tcPr>
                <w:tcW w:w="567" w:type="dxa"/>
              </w:tcPr>
              <w:p w14:paraId="39874B3F"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ＭＳ ゴシック"/>
              <w14:uncheckedState w14:val="2610" w14:font="ＭＳ ゴシック"/>
            </w14:checkbox>
          </w:sdtPr>
          <w:sdtEndPr/>
          <w:sdtContent>
            <w:tc>
              <w:tcPr>
                <w:tcW w:w="567" w:type="dxa"/>
              </w:tcPr>
              <w:p w14:paraId="165E813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ＭＳ ゴシック"/>
              <w14:uncheckedState w14:val="2610" w14:font="ＭＳ ゴシック"/>
            </w14:checkbox>
          </w:sdtPr>
          <w:sdtEndPr/>
          <w:sdtContent>
            <w:tc>
              <w:tcPr>
                <w:tcW w:w="567" w:type="dxa"/>
              </w:tcPr>
              <w:p w14:paraId="428EC4FC"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ＭＳ ゴシック"/>
              <w14:uncheckedState w14:val="2610" w14:font="ＭＳ ゴシック"/>
            </w14:checkbox>
          </w:sdtPr>
          <w:sdtEndPr/>
          <w:sdtContent>
            <w:tc>
              <w:tcPr>
                <w:tcW w:w="567" w:type="dxa"/>
              </w:tcPr>
              <w:p w14:paraId="7A27DA6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ＭＳ ゴシック"/>
              <w14:uncheckedState w14:val="2610" w14:font="ＭＳ ゴシック"/>
            </w14:checkbox>
          </w:sdtPr>
          <w:sdtEndPr/>
          <w:sdtContent>
            <w:tc>
              <w:tcPr>
                <w:tcW w:w="599" w:type="dxa"/>
              </w:tcPr>
              <w:p w14:paraId="65F1851E"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0C4F201B"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18EE029C" w14:textId="77777777" w:rsidR="001949D8" w:rsidRDefault="001949D8" w:rsidP="00EA659B">
            <w:r>
              <w:t>A3</w:t>
            </w:r>
          </w:p>
        </w:tc>
        <w:tc>
          <w:tcPr>
            <w:tcW w:w="5244" w:type="dxa"/>
          </w:tcPr>
          <w:p w14:paraId="7DE6DDBB" w14:textId="77777777"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ＭＳ ゴシック"/>
              <w14:uncheckedState w14:val="2610" w14:font="ＭＳ ゴシック"/>
            </w14:checkbox>
          </w:sdtPr>
          <w:sdtEndPr/>
          <w:sdtContent>
            <w:tc>
              <w:tcPr>
                <w:tcW w:w="567" w:type="dxa"/>
              </w:tcPr>
              <w:p w14:paraId="1CD53E94" w14:textId="77777777"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ＭＳ ゴシック"/>
              <w14:uncheckedState w14:val="2610" w14:font="ＭＳ ゴシック"/>
            </w14:checkbox>
          </w:sdtPr>
          <w:sdtEndPr/>
          <w:sdtContent>
            <w:tc>
              <w:tcPr>
                <w:tcW w:w="567" w:type="dxa"/>
              </w:tcPr>
              <w:p w14:paraId="3BCE801E"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ＭＳ ゴシック"/>
              <w14:uncheckedState w14:val="2610" w14:font="ＭＳ ゴシック"/>
            </w14:checkbox>
          </w:sdtPr>
          <w:sdtEndPr/>
          <w:sdtContent>
            <w:tc>
              <w:tcPr>
                <w:tcW w:w="567" w:type="dxa"/>
              </w:tcPr>
              <w:p w14:paraId="7C15DC41"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ＭＳ ゴシック"/>
              <w14:uncheckedState w14:val="2610" w14:font="ＭＳ ゴシック"/>
            </w14:checkbox>
          </w:sdtPr>
          <w:sdtEndPr/>
          <w:sdtContent>
            <w:tc>
              <w:tcPr>
                <w:tcW w:w="567" w:type="dxa"/>
              </w:tcPr>
              <w:p w14:paraId="6DAFB64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ＭＳ ゴシック"/>
              <w14:uncheckedState w14:val="2610" w14:font="ＭＳ ゴシック"/>
            </w14:checkbox>
          </w:sdtPr>
          <w:sdtEndPr/>
          <w:sdtContent>
            <w:tc>
              <w:tcPr>
                <w:tcW w:w="567" w:type="dxa"/>
              </w:tcPr>
              <w:p w14:paraId="08EFB335"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ＭＳ ゴシック"/>
              <w14:uncheckedState w14:val="2610" w14:font="ＭＳ ゴシック"/>
            </w14:checkbox>
          </w:sdtPr>
          <w:sdtEndPr/>
          <w:sdtContent>
            <w:tc>
              <w:tcPr>
                <w:tcW w:w="599" w:type="dxa"/>
              </w:tcPr>
              <w:p w14:paraId="6EBAB8C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234AB031"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528F6AAC" w14:textId="77777777" w:rsidR="001949D8" w:rsidRDefault="001949D8" w:rsidP="00EA659B">
            <w:r>
              <w:t>A4</w:t>
            </w:r>
          </w:p>
        </w:tc>
        <w:tc>
          <w:tcPr>
            <w:tcW w:w="5244" w:type="dxa"/>
          </w:tcPr>
          <w:p w14:paraId="62FC3188" w14:textId="77777777"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ＭＳ ゴシック"/>
              <w14:uncheckedState w14:val="2610" w14:font="ＭＳ ゴシック"/>
            </w14:checkbox>
          </w:sdtPr>
          <w:sdtEndPr/>
          <w:sdtContent>
            <w:tc>
              <w:tcPr>
                <w:tcW w:w="567" w:type="dxa"/>
              </w:tcPr>
              <w:p w14:paraId="00052193"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ＭＳ ゴシック"/>
              <w14:uncheckedState w14:val="2610" w14:font="ＭＳ ゴシック"/>
            </w14:checkbox>
          </w:sdtPr>
          <w:sdtEndPr/>
          <w:sdtContent>
            <w:tc>
              <w:tcPr>
                <w:tcW w:w="567" w:type="dxa"/>
              </w:tcPr>
              <w:p w14:paraId="5FE5BED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ＭＳ ゴシック"/>
              <w14:uncheckedState w14:val="2610" w14:font="ＭＳ ゴシック"/>
            </w14:checkbox>
          </w:sdtPr>
          <w:sdtEndPr/>
          <w:sdtContent>
            <w:tc>
              <w:tcPr>
                <w:tcW w:w="567" w:type="dxa"/>
              </w:tcPr>
              <w:p w14:paraId="0BD7586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ＭＳ ゴシック"/>
              <w14:uncheckedState w14:val="2610" w14:font="ＭＳ ゴシック"/>
            </w14:checkbox>
          </w:sdtPr>
          <w:sdtEndPr/>
          <w:sdtContent>
            <w:tc>
              <w:tcPr>
                <w:tcW w:w="567" w:type="dxa"/>
              </w:tcPr>
              <w:p w14:paraId="5F668F3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ＭＳ ゴシック"/>
              <w14:uncheckedState w14:val="2610" w14:font="ＭＳ ゴシック"/>
            </w14:checkbox>
          </w:sdtPr>
          <w:sdtEndPr/>
          <w:sdtContent>
            <w:tc>
              <w:tcPr>
                <w:tcW w:w="567" w:type="dxa"/>
              </w:tcPr>
              <w:p w14:paraId="7C9185EC"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ＭＳ ゴシック"/>
              <w14:uncheckedState w14:val="2610" w14:font="ＭＳ ゴシック"/>
            </w14:checkbox>
          </w:sdtPr>
          <w:sdtEndPr/>
          <w:sdtContent>
            <w:tc>
              <w:tcPr>
                <w:tcW w:w="599" w:type="dxa"/>
              </w:tcPr>
              <w:p w14:paraId="75CBB77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0DA392A4"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03561ECC" w14:textId="77777777" w:rsidR="001949D8" w:rsidRDefault="001949D8" w:rsidP="00EA659B">
            <w:r>
              <w:t>A5</w:t>
            </w:r>
          </w:p>
        </w:tc>
        <w:tc>
          <w:tcPr>
            <w:tcW w:w="5244" w:type="dxa"/>
          </w:tcPr>
          <w:p w14:paraId="19E8272B" w14:textId="77777777"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ＭＳ ゴシック"/>
              <w14:uncheckedState w14:val="2610" w14:font="ＭＳ ゴシック"/>
            </w14:checkbox>
          </w:sdtPr>
          <w:sdtEndPr/>
          <w:sdtContent>
            <w:tc>
              <w:tcPr>
                <w:tcW w:w="567" w:type="dxa"/>
              </w:tcPr>
              <w:p w14:paraId="7A3352C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ＭＳ ゴシック"/>
              <w14:uncheckedState w14:val="2610" w14:font="ＭＳ ゴシック"/>
            </w14:checkbox>
          </w:sdtPr>
          <w:sdtEndPr/>
          <w:sdtContent>
            <w:tc>
              <w:tcPr>
                <w:tcW w:w="567" w:type="dxa"/>
              </w:tcPr>
              <w:p w14:paraId="1DFC1C1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ＭＳ ゴシック"/>
              <w14:uncheckedState w14:val="2610" w14:font="ＭＳ ゴシック"/>
            </w14:checkbox>
          </w:sdtPr>
          <w:sdtEndPr/>
          <w:sdtContent>
            <w:tc>
              <w:tcPr>
                <w:tcW w:w="567" w:type="dxa"/>
              </w:tcPr>
              <w:p w14:paraId="6BCEC9B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ＭＳ ゴシック"/>
              <w14:uncheckedState w14:val="2610" w14:font="ＭＳ ゴシック"/>
            </w14:checkbox>
          </w:sdtPr>
          <w:sdtEndPr/>
          <w:sdtContent>
            <w:tc>
              <w:tcPr>
                <w:tcW w:w="567" w:type="dxa"/>
              </w:tcPr>
              <w:p w14:paraId="771D5B2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ＭＳ ゴシック"/>
              <w14:uncheckedState w14:val="2610" w14:font="ＭＳ ゴシック"/>
            </w14:checkbox>
          </w:sdtPr>
          <w:sdtEndPr/>
          <w:sdtContent>
            <w:tc>
              <w:tcPr>
                <w:tcW w:w="567" w:type="dxa"/>
              </w:tcPr>
              <w:p w14:paraId="3C3DDF5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ＭＳ ゴシック"/>
              <w14:uncheckedState w14:val="2610" w14:font="ＭＳ ゴシック"/>
            </w14:checkbox>
          </w:sdtPr>
          <w:sdtEndPr/>
          <w:sdtContent>
            <w:tc>
              <w:tcPr>
                <w:tcW w:w="599" w:type="dxa"/>
              </w:tcPr>
              <w:p w14:paraId="2CAD4101"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14:paraId="78855808"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573D57CC" w14:textId="77777777" w:rsidR="001949D8" w:rsidRDefault="001949D8" w:rsidP="00EA659B">
            <w:r>
              <w:t>A6</w:t>
            </w:r>
          </w:p>
        </w:tc>
        <w:tc>
          <w:tcPr>
            <w:tcW w:w="5244" w:type="dxa"/>
          </w:tcPr>
          <w:p w14:paraId="675E0C1E" w14:textId="77777777"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ＭＳ ゴシック"/>
              <w14:uncheckedState w14:val="2610" w14:font="ＭＳ ゴシック"/>
            </w14:checkbox>
          </w:sdtPr>
          <w:sdtEndPr/>
          <w:sdtContent>
            <w:tc>
              <w:tcPr>
                <w:tcW w:w="567" w:type="dxa"/>
              </w:tcPr>
              <w:p w14:paraId="1E03C107"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ＭＳ ゴシック"/>
              <w14:uncheckedState w14:val="2610" w14:font="ＭＳ ゴシック"/>
            </w14:checkbox>
          </w:sdtPr>
          <w:sdtEndPr/>
          <w:sdtContent>
            <w:tc>
              <w:tcPr>
                <w:tcW w:w="567" w:type="dxa"/>
              </w:tcPr>
              <w:p w14:paraId="1110F32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ＭＳ ゴシック"/>
              <w14:uncheckedState w14:val="2610" w14:font="ＭＳ ゴシック"/>
            </w14:checkbox>
          </w:sdtPr>
          <w:sdtEndPr/>
          <w:sdtContent>
            <w:tc>
              <w:tcPr>
                <w:tcW w:w="567" w:type="dxa"/>
              </w:tcPr>
              <w:p w14:paraId="524BD45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ＭＳ ゴシック"/>
              <w14:uncheckedState w14:val="2610" w14:font="ＭＳ ゴシック"/>
            </w14:checkbox>
          </w:sdtPr>
          <w:sdtEndPr/>
          <w:sdtContent>
            <w:tc>
              <w:tcPr>
                <w:tcW w:w="567" w:type="dxa"/>
              </w:tcPr>
              <w:p w14:paraId="421DCC8C"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ＭＳ ゴシック"/>
              <w14:uncheckedState w14:val="2610" w14:font="ＭＳ ゴシック"/>
            </w14:checkbox>
          </w:sdtPr>
          <w:sdtEndPr/>
          <w:sdtContent>
            <w:tc>
              <w:tcPr>
                <w:tcW w:w="567" w:type="dxa"/>
              </w:tcPr>
              <w:p w14:paraId="0C3CE08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ＭＳ ゴシック"/>
              <w14:uncheckedState w14:val="2610" w14:font="ＭＳ ゴシック"/>
            </w14:checkbox>
          </w:sdtPr>
          <w:sdtEndPr/>
          <w:sdtContent>
            <w:tc>
              <w:tcPr>
                <w:tcW w:w="599" w:type="dxa"/>
              </w:tcPr>
              <w:p w14:paraId="167DF0A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4E9F19B1"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2E8F1B4D" w14:textId="77777777" w:rsidR="001949D8" w:rsidRDefault="001949D8" w:rsidP="00EA659B">
            <w:r>
              <w:t>A7</w:t>
            </w:r>
          </w:p>
        </w:tc>
        <w:tc>
          <w:tcPr>
            <w:tcW w:w="5244" w:type="dxa"/>
          </w:tcPr>
          <w:p w14:paraId="43171E22" w14:textId="77777777"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ＭＳ ゴシック"/>
              <w14:uncheckedState w14:val="2610" w14:font="ＭＳ ゴシック"/>
            </w14:checkbox>
          </w:sdtPr>
          <w:sdtEndPr/>
          <w:sdtContent>
            <w:tc>
              <w:tcPr>
                <w:tcW w:w="567" w:type="dxa"/>
              </w:tcPr>
              <w:p w14:paraId="68EBCAED"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ＭＳ ゴシック"/>
              <w14:uncheckedState w14:val="2610" w14:font="ＭＳ ゴシック"/>
            </w14:checkbox>
          </w:sdtPr>
          <w:sdtEndPr/>
          <w:sdtContent>
            <w:tc>
              <w:tcPr>
                <w:tcW w:w="567" w:type="dxa"/>
              </w:tcPr>
              <w:p w14:paraId="38D4D85D"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ＭＳ ゴシック"/>
              <w14:uncheckedState w14:val="2610" w14:font="ＭＳ ゴシック"/>
            </w14:checkbox>
          </w:sdtPr>
          <w:sdtEndPr/>
          <w:sdtContent>
            <w:tc>
              <w:tcPr>
                <w:tcW w:w="567" w:type="dxa"/>
              </w:tcPr>
              <w:p w14:paraId="587D41B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ＭＳ ゴシック"/>
              <w14:uncheckedState w14:val="2610" w14:font="ＭＳ ゴシック"/>
            </w14:checkbox>
          </w:sdtPr>
          <w:sdtEndPr/>
          <w:sdtContent>
            <w:tc>
              <w:tcPr>
                <w:tcW w:w="567" w:type="dxa"/>
              </w:tcPr>
              <w:p w14:paraId="584E48A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ＭＳ ゴシック"/>
              <w14:uncheckedState w14:val="2610" w14:font="ＭＳ ゴシック"/>
            </w14:checkbox>
          </w:sdtPr>
          <w:sdtEndPr/>
          <w:sdtContent>
            <w:tc>
              <w:tcPr>
                <w:tcW w:w="567" w:type="dxa"/>
              </w:tcPr>
              <w:p w14:paraId="4E469D6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ＭＳ ゴシック"/>
              <w14:uncheckedState w14:val="2610" w14:font="ＭＳ ゴシック"/>
            </w14:checkbox>
          </w:sdtPr>
          <w:sdtEndPr/>
          <w:sdtContent>
            <w:tc>
              <w:tcPr>
                <w:tcW w:w="599" w:type="dxa"/>
              </w:tcPr>
              <w:p w14:paraId="0610D3EF"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bl>
    <w:p w14:paraId="48A97909"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769B6FF9"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28953107" w14:textId="77777777" w:rsidR="001949D8" w:rsidRDefault="001949D8" w:rsidP="00EA659B">
            <w:r>
              <w:t>B</w:t>
            </w:r>
          </w:p>
        </w:tc>
        <w:tc>
          <w:tcPr>
            <w:tcW w:w="5244" w:type="dxa"/>
          </w:tcPr>
          <w:p w14:paraId="7E869C73" w14:textId="77777777" w:rsidR="001949D8" w:rsidRDefault="001949D8" w:rsidP="00EA659B">
            <w:r>
              <w:t>Effizienz</w:t>
            </w:r>
          </w:p>
        </w:tc>
        <w:tc>
          <w:tcPr>
            <w:tcW w:w="567" w:type="dxa"/>
          </w:tcPr>
          <w:p w14:paraId="0D2CEFDA" w14:textId="77777777" w:rsidR="001949D8" w:rsidRDefault="001949D8" w:rsidP="00EA659B">
            <w:pPr>
              <w:jc w:val="center"/>
            </w:pPr>
            <w:r>
              <w:t>++</w:t>
            </w:r>
          </w:p>
        </w:tc>
        <w:tc>
          <w:tcPr>
            <w:tcW w:w="567" w:type="dxa"/>
          </w:tcPr>
          <w:p w14:paraId="0FFA2C48" w14:textId="77777777" w:rsidR="001949D8" w:rsidRDefault="001949D8" w:rsidP="00EA659B">
            <w:pPr>
              <w:jc w:val="center"/>
            </w:pPr>
            <w:r>
              <w:t>+</w:t>
            </w:r>
          </w:p>
        </w:tc>
        <w:tc>
          <w:tcPr>
            <w:tcW w:w="567" w:type="dxa"/>
          </w:tcPr>
          <w:p w14:paraId="0B816E79" w14:textId="77777777" w:rsidR="001949D8" w:rsidRDefault="001949D8" w:rsidP="00EA659B">
            <w:pPr>
              <w:jc w:val="center"/>
            </w:pPr>
            <w:r>
              <w:t>=</w:t>
            </w:r>
          </w:p>
        </w:tc>
        <w:tc>
          <w:tcPr>
            <w:tcW w:w="567" w:type="dxa"/>
          </w:tcPr>
          <w:p w14:paraId="7F77C0CA" w14:textId="77777777" w:rsidR="001949D8" w:rsidRDefault="001949D8" w:rsidP="00EA659B">
            <w:pPr>
              <w:jc w:val="center"/>
            </w:pPr>
            <w:r>
              <w:t>-</w:t>
            </w:r>
          </w:p>
        </w:tc>
        <w:tc>
          <w:tcPr>
            <w:tcW w:w="567" w:type="dxa"/>
          </w:tcPr>
          <w:p w14:paraId="302C055D" w14:textId="77777777" w:rsidR="001949D8" w:rsidRDefault="001949D8" w:rsidP="00EA659B">
            <w:pPr>
              <w:jc w:val="center"/>
            </w:pPr>
            <w:r>
              <w:t>--</w:t>
            </w:r>
          </w:p>
        </w:tc>
        <w:tc>
          <w:tcPr>
            <w:tcW w:w="599" w:type="dxa"/>
          </w:tcPr>
          <w:p w14:paraId="23D67D8E" w14:textId="77777777" w:rsidR="001949D8" w:rsidRDefault="001949D8" w:rsidP="00EA659B">
            <w:pPr>
              <w:jc w:val="center"/>
            </w:pPr>
            <w:proofErr w:type="spellStart"/>
            <w:r>
              <w:t>kinb</w:t>
            </w:r>
            <w:proofErr w:type="spellEnd"/>
          </w:p>
        </w:tc>
      </w:tr>
      <w:tr w:rsidR="001949D8" w14:paraId="54AB5D00"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442396EC" w14:textId="77777777" w:rsidR="001949D8" w:rsidRDefault="001949D8" w:rsidP="00EA659B">
            <w:r>
              <w:t>B1</w:t>
            </w:r>
          </w:p>
        </w:tc>
        <w:tc>
          <w:tcPr>
            <w:tcW w:w="5244" w:type="dxa"/>
          </w:tcPr>
          <w:p w14:paraId="2461B221" w14:textId="77777777" w:rsidR="001949D8" w:rsidRDefault="001949D8" w:rsidP="00EA659B">
            <w:r>
              <w:t>Der Themenbereich kann einfach eingeschränkt werden</w:t>
            </w:r>
          </w:p>
        </w:tc>
        <w:sdt>
          <w:sdtPr>
            <w:id w:val="1316841164"/>
            <w14:checkbox>
              <w14:checked w14:val="0"/>
              <w14:checkedState w14:val="2612" w14:font="ＭＳ ゴシック"/>
              <w14:uncheckedState w14:val="2610" w14:font="ＭＳ ゴシック"/>
            </w14:checkbox>
          </w:sdtPr>
          <w:sdtEndPr/>
          <w:sdtContent>
            <w:tc>
              <w:tcPr>
                <w:tcW w:w="567" w:type="dxa"/>
              </w:tcPr>
              <w:p w14:paraId="52FB6006" w14:textId="77777777" w:rsidR="001949D8" w:rsidRDefault="001949D8" w:rsidP="00EA659B">
                <w:pPr>
                  <w:jc w:val="center"/>
                </w:pPr>
                <w:r>
                  <w:rPr>
                    <w:rFonts w:ascii="MS Gothic" w:eastAsia="MS Gothic" w:hint="eastAsia"/>
                  </w:rPr>
                  <w:t>☐</w:t>
                </w:r>
              </w:p>
            </w:tc>
          </w:sdtContent>
        </w:sdt>
        <w:sdt>
          <w:sdtPr>
            <w:id w:val="-380325960"/>
            <w14:checkbox>
              <w14:checked w14:val="1"/>
              <w14:checkedState w14:val="2612" w14:font="ＭＳ ゴシック"/>
              <w14:uncheckedState w14:val="2610" w14:font="ＭＳ ゴシック"/>
            </w14:checkbox>
          </w:sdtPr>
          <w:sdtEndPr/>
          <w:sdtContent>
            <w:tc>
              <w:tcPr>
                <w:tcW w:w="567" w:type="dxa"/>
              </w:tcPr>
              <w:p w14:paraId="109F9D53" w14:textId="77777777"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ＭＳ ゴシック"/>
              <w14:uncheckedState w14:val="2610" w14:font="ＭＳ ゴシック"/>
            </w14:checkbox>
          </w:sdtPr>
          <w:sdtEndPr/>
          <w:sdtContent>
            <w:tc>
              <w:tcPr>
                <w:tcW w:w="567" w:type="dxa"/>
              </w:tcPr>
              <w:p w14:paraId="56633625" w14:textId="77777777"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ＭＳ ゴシック"/>
              <w14:uncheckedState w14:val="2610" w14:font="ＭＳ ゴシック"/>
            </w14:checkbox>
          </w:sdtPr>
          <w:sdtEndPr/>
          <w:sdtContent>
            <w:tc>
              <w:tcPr>
                <w:tcW w:w="567" w:type="dxa"/>
              </w:tcPr>
              <w:p w14:paraId="3720FDBD" w14:textId="77777777"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ＭＳ ゴシック"/>
              <w14:uncheckedState w14:val="2610" w14:font="ＭＳ ゴシック"/>
            </w14:checkbox>
          </w:sdtPr>
          <w:sdtEndPr/>
          <w:sdtContent>
            <w:tc>
              <w:tcPr>
                <w:tcW w:w="567" w:type="dxa"/>
              </w:tcPr>
              <w:p w14:paraId="07B2FC67" w14:textId="77777777"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ＭＳ ゴシック"/>
              <w14:uncheckedState w14:val="2610" w14:font="ＭＳ ゴシック"/>
            </w14:checkbox>
          </w:sdtPr>
          <w:sdtEndPr/>
          <w:sdtContent>
            <w:tc>
              <w:tcPr>
                <w:tcW w:w="599" w:type="dxa"/>
              </w:tcPr>
              <w:p w14:paraId="7889AC7E" w14:textId="77777777" w:rsidR="001949D8" w:rsidRDefault="001949D8" w:rsidP="00EA659B">
                <w:pPr>
                  <w:jc w:val="center"/>
                </w:pPr>
                <w:r>
                  <w:rPr>
                    <w:rFonts w:ascii="MS Gothic" w:eastAsia="MS Gothic" w:hAnsi="MS Gothic" w:hint="eastAsia"/>
                  </w:rPr>
                  <w:t>☐</w:t>
                </w:r>
              </w:p>
            </w:tc>
          </w:sdtContent>
        </w:sdt>
      </w:tr>
      <w:tr w:rsidR="001949D8" w14:paraId="53661129"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4D1BB353" w14:textId="77777777" w:rsidR="001949D8" w:rsidRDefault="001949D8" w:rsidP="00EA659B">
            <w:r>
              <w:t>B2</w:t>
            </w:r>
          </w:p>
        </w:tc>
        <w:tc>
          <w:tcPr>
            <w:tcW w:w="5244" w:type="dxa"/>
          </w:tcPr>
          <w:p w14:paraId="3ABB4754" w14:textId="77777777"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ＭＳ ゴシック"/>
              <w14:uncheckedState w14:val="2610" w14:font="ＭＳ ゴシック"/>
            </w14:checkbox>
          </w:sdtPr>
          <w:sdtEndPr/>
          <w:sdtContent>
            <w:tc>
              <w:tcPr>
                <w:tcW w:w="567" w:type="dxa"/>
              </w:tcPr>
              <w:p w14:paraId="3DAC22A1"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ＭＳ ゴシック"/>
              <w14:uncheckedState w14:val="2610" w14:font="ＭＳ ゴシック"/>
            </w14:checkbox>
          </w:sdtPr>
          <w:sdtEndPr/>
          <w:sdtContent>
            <w:tc>
              <w:tcPr>
                <w:tcW w:w="567" w:type="dxa"/>
              </w:tcPr>
              <w:p w14:paraId="0FB94E69"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ＭＳ ゴシック"/>
              <w14:uncheckedState w14:val="2610" w14:font="ＭＳ ゴシック"/>
            </w14:checkbox>
          </w:sdtPr>
          <w:sdtEndPr/>
          <w:sdtContent>
            <w:tc>
              <w:tcPr>
                <w:tcW w:w="567" w:type="dxa"/>
              </w:tcPr>
              <w:p w14:paraId="5301D66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ＭＳ ゴシック"/>
              <w14:uncheckedState w14:val="2610" w14:font="ＭＳ ゴシック"/>
            </w14:checkbox>
          </w:sdtPr>
          <w:sdtEndPr/>
          <w:sdtContent>
            <w:tc>
              <w:tcPr>
                <w:tcW w:w="567" w:type="dxa"/>
              </w:tcPr>
              <w:p w14:paraId="088B197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ＭＳ ゴシック"/>
              <w14:uncheckedState w14:val="2610" w14:font="ＭＳ ゴシック"/>
            </w14:checkbox>
          </w:sdtPr>
          <w:sdtEndPr/>
          <w:sdtContent>
            <w:tc>
              <w:tcPr>
                <w:tcW w:w="567" w:type="dxa"/>
              </w:tcPr>
              <w:p w14:paraId="5B5CC139"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ＭＳ ゴシック"/>
              <w14:uncheckedState w14:val="2610" w14:font="ＭＳ ゴシック"/>
            </w14:checkbox>
          </w:sdtPr>
          <w:sdtEndPr/>
          <w:sdtContent>
            <w:tc>
              <w:tcPr>
                <w:tcW w:w="599" w:type="dxa"/>
              </w:tcPr>
              <w:p w14:paraId="106D7D21"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01CFCDE6"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0DAD3840" w14:textId="77777777" w:rsidR="001949D8" w:rsidRDefault="001949D8" w:rsidP="00EA659B">
            <w:r>
              <w:t>B3</w:t>
            </w:r>
          </w:p>
        </w:tc>
        <w:tc>
          <w:tcPr>
            <w:tcW w:w="5244" w:type="dxa"/>
          </w:tcPr>
          <w:p w14:paraId="4953A75F" w14:textId="77777777"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ＭＳ ゴシック"/>
              <w14:uncheckedState w14:val="2610" w14:font="ＭＳ ゴシック"/>
            </w14:checkbox>
          </w:sdtPr>
          <w:sdtEndPr/>
          <w:sdtContent>
            <w:tc>
              <w:tcPr>
                <w:tcW w:w="567" w:type="dxa"/>
              </w:tcPr>
              <w:p w14:paraId="2948C33A" w14:textId="77777777"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ＭＳ ゴシック"/>
              <w14:uncheckedState w14:val="2610" w14:font="ＭＳ ゴシック"/>
            </w14:checkbox>
          </w:sdtPr>
          <w:sdtEndPr/>
          <w:sdtContent>
            <w:tc>
              <w:tcPr>
                <w:tcW w:w="567" w:type="dxa"/>
              </w:tcPr>
              <w:p w14:paraId="67764822"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ＭＳ ゴシック"/>
              <w14:uncheckedState w14:val="2610" w14:font="ＭＳ ゴシック"/>
            </w14:checkbox>
          </w:sdtPr>
          <w:sdtEndPr/>
          <w:sdtContent>
            <w:tc>
              <w:tcPr>
                <w:tcW w:w="567" w:type="dxa"/>
              </w:tcPr>
              <w:p w14:paraId="3FBA25CE"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ＭＳ ゴシック"/>
              <w14:uncheckedState w14:val="2610" w14:font="ＭＳ ゴシック"/>
            </w14:checkbox>
          </w:sdtPr>
          <w:sdtEndPr/>
          <w:sdtContent>
            <w:tc>
              <w:tcPr>
                <w:tcW w:w="567" w:type="dxa"/>
              </w:tcPr>
              <w:p w14:paraId="6349276D"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ＭＳ ゴシック"/>
              <w14:uncheckedState w14:val="2610" w14:font="ＭＳ ゴシック"/>
            </w14:checkbox>
          </w:sdtPr>
          <w:sdtEndPr/>
          <w:sdtContent>
            <w:tc>
              <w:tcPr>
                <w:tcW w:w="567" w:type="dxa"/>
              </w:tcPr>
              <w:p w14:paraId="087A676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ＭＳ ゴシック"/>
              <w14:uncheckedState w14:val="2610" w14:font="ＭＳ ゴシック"/>
            </w14:checkbox>
          </w:sdtPr>
          <w:sdtEndPr/>
          <w:sdtContent>
            <w:tc>
              <w:tcPr>
                <w:tcW w:w="599" w:type="dxa"/>
              </w:tcPr>
              <w:p w14:paraId="5ADD95FC"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7400229A"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1C1AB2DE" w14:textId="77777777" w:rsidR="001949D8" w:rsidRDefault="001949D8" w:rsidP="00EA659B">
            <w:r>
              <w:t>B4</w:t>
            </w:r>
          </w:p>
        </w:tc>
        <w:tc>
          <w:tcPr>
            <w:tcW w:w="5244" w:type="dxa"/>
          </w:tcPr>
          <w:p w14:paraId="474CBEF9" w14:textId="77777777"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ＭＳ ゴシック"/>
              <w14:uncheckedState w14:val="2610" w14:font="ＭＳ ゴシック"/>
            </w14:checkbox>
          </w:sdtPr>
          <w:sdtEndPr/>
          <w:sdtContent>
            <w:tc>
              <w:tcPr>
                <w:tcW w:w="567" w:type="dxa"/>
              </w:tcPr>
              <w:p w14:paraId="66473C82"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ＭＳ ゴシック"/>
              <w14:uncheckedState w14:val="2610" w14:font="ＭＳ ゴシック"/>
            </w14:checkbox>
          </w:sdtPr>
          <w:sdtEndPr/>
          <w:sdtContent>
            <w:tc>
              <w:tcPr>
                <w:tcW w:w="567" w:type="dxa"/>
              </w:tcPr>
              <w:p w14:paraId="55E9303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ＭＳ ゴシック"/>
              <w14:uncheckedState w14:val="2610" w14:font="ＭＳ ゴシック"/>
            </w14:checkbox>
          </w:sdtPr>
          <w:sdtEndPr/>
          <w:sdtContent>
            <w:tc>
              <w:tcPr>
                <w:tcW w:w="567" w:type="dxa"/>
              </w:tcPr>
              <w:p w14:paraId="6DEB00B9"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ＭＳ ゴシック"/>
              <w14:uncheckedState w14:val="2610" w14:font="ＭＳ ゴシック"/>
            </w14:checkbox>
          </w:sdtPr>
          <w:sdtEndPr/>
          <w:sdtContent>
            <w:tc>
              <w:tcPr>
                <w:tcW w:w="567" w:type="dxa"/>
              </w:tcPr>
              <w:p w14:paraId="6B879E22"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ＭＳ ゴシック"/>
              <w14:uncheckedState w14:val="2610" w14:font="ＭＳ ゴシック"/>
            </w14:checkbox>
          </w:sdtPr>
          <w:sdtEndPr/>
          <w:sdtContent>
            <w:tc>
              <w:tcPr>
                <w:tcW w:w="567" w:type="dxa"/>
              </w:tcPr>
              <w:p w14:paraId="4CCA71F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ＭＳ ゴシック"/>
              <w14:uncheckedState w14:val="2610" w14:font="ＭＳ ゴシック"/>
            </w14:checkbox>
          </w:sdtPr>
          <w:sdtEndPr/>
          <w:sdtContent>
            <w:tc>
              <w:tcPr>
                <w:tcW w:w="599" w:type="dxa"/>
              </w:tcPr>
              <w:p w14:paraId="0D82F510"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bl>
    <w:p w14:paraId="443C6C33"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2332CEAB"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5D0FBCEA" w14:textId="77777777" w:rsidR="001949D8" w:rsidRDefault="001949D8" w:rsidP="00EA659B">
            <w:r>
              <w:t>C</w:t>
            </w:r>
          </w:p>
        </w:tc>
        <w:tc>
          <w:tcPr>
            <w:tcW w:w="5244" w:type="dxa"/>
          </w:tcPr>
          <w:p w14:paraId="3FCF356C" w14:textId="77777777" w:rsidR="001949D8" w:rsidRDefault="001949D8" w:rsidP="00EA659B">
            <w:r>
              <w:t>Fehlertoleranz</w:t>
            </w:r>
          </w:p>
        </w:tc>
        <w:tc>
          <w:tcPr>
            <w:tcW w:w="567" w:type="dxa"/>
          </w:tcPr>
          <w:p w14:paraId="0B4156F7" w14:textId="77777777" w:rsidR="001949D8" w:rsidRDefault="001949D8" w:rsidP="00EA659B">
            <w:pPr>
              <w:jc w:val="center"/>
            </w:pPr>
            <w:r>
              <w:t>++</w:t>
            </w:r>
          </w:p>
        </w:tc>
        <w:tc>
          <w:tcPr>
            <w:tcW w:w="567" w:type="dxa"/>
          </w:tcPr>
          <w:p w14:paraId="64B1F654" w14:textId="77777777" w:rsidR="001949D8" w:rsidRDefault="001949D8" w:rsidP="00EA659B">
            <w:pPr>
              <w:jc w:val="center"/>
            </w:pPr>
            <w:r>
              <w:t>+</w:t>
            </w:r>
          </w:p>
        </w:tc>
        <w:tc>
          <w:tcPr>
            <w:tcW w:w="567" w:type="dxa"/>
          </w:tcPr>
          <w:p w14:paraId="1A43E1FD" w14:textId="77777777" w:rsidR="001949D8" w:rsidRDefault="001949D8" w:rsidP="00EA659B">
            <w:pPr>
              <w:jc w:val="center"/>
            </w:pPr>
            <w:r>
              <w:t>=</w:t>
            </w:r>
          </w:p>
        </w:tc>
        <w:tc>
          <w:tcPr>
            <w:tcW w:w="567" w:type="dxa"/>
          </w:tcPr>
          <w:p w14:paraId="394168D9" w14:textId="77777777" w:rsidR="001949D8" w:rsidRDefault="001949D8" w:rsidP="00EA659B">
            <w:pPr>
              <w:jc w:val="center"/>
            </w:pPr>
            <w:r>
              <w:t>-</w:t>
            </w:r>
          </w:p>
        </w:tc>
        <w:tc>
          <w:tcPr>
            <w:tcW w:w="567" w:type="dxa"/>
          </w:tcPr>
          <w:p w14:paraId="1D6020AE" w14:textId="77777777" w:rsidR="001949D8" w:rsidRDefault="001949D8" w:rsidP="00EA659B">
            <w:pPr>
              <w:jc w:val="center"/>
            </w:pPr>
            <w:r>
              <w:t>--</w:t>
            </w:r>
          </w:p>
        </w:tc>
        <w:tc>
          <w:tcPr>
            <w:tcW w:w="599" w:type="dxa"/>
          </w:tcPr>
          <w:p w14:paraId="0BD27081" w14:textId="77777777" w:rsidR="001949D8" w:rsidRDefault="001949D8" w:rsidP="00EA659B">
            <w:pPr>
              <w:jc w:val="center"/>
            </w:pPr>
            <w:proofErr w:type="spellStart"/>
            <w:r>
              <w:t>kinb</w:t>
            </w:r>
            <w:proofErr w:type="spellEnd"/>
          </w:p>
        </w:tc>
      </w:tr>
      <w:tr w:rsidR="001949D8" w14:paraId="38DFB402"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6F2F4CBC" w14:textId="77777777" w:rsidR="001949D8" w:rsidRDefault="001949D8" w:rsidP="00EA659B">
            <w:r>
              <w:t>C1</w:t>
            </w:r>
          </w:p>
        </w:tc>
        <w:tc>
          <w:tcPr>
            <w:tcW w:w="5244" w:type="dxa"/>
          </w:tcPr>
          <w:p w14:paraId="049FC79B" w14:textId="77777777" w:rsidR="001949D8" w:rsidRDefault="001949D8" w:rsidP="00EA659B">
            <w:r>
              <w:t>Wird ein falsches Filterkriterium gesetzt, kann dieses wieder entfernt werden</w:t>
            </w:r>
          </w:p>
        </w:tc>
        <w:sdt>
          <w:sdtPr>
            <w:id w:val="-793522184"/>
            <w14:checkbox>
              <w14:checked w14:val="1"/>
              <w14:checkedState w14:val="2612" w14:font="ＭＳ ゴシック"/>
              <w14:uncheckedState w14:val="2610" w14:font="ＭＳ ゴシック"/>
            </w14:checkbox>
          </w:sdtPr>
          <w:sdtEndPr/>
          <w:sdtContent>
            <w:tc>
              <w:tcPr>
                <w:tcW w:w="567" w:type="dxa"/>
              </w:tcPr>
              <w:p w14:paraId="00B929CE" w14:textId="77777777"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ＭＳ ゴシック"/>
              <w14:uncheckedState w14:val="2610" w14:font="ＭＳ ゴシック"/>
            </w14:checkbox>
          </w:sdtPr>
          <w:sdtEndPr/>
          <w:sdtContent>
            <w:tc>
              <w:tcPr>
                <w:tcW w:w="567" w:type="dxa"/>
              </w:tcPr>
              <w:p w14:paraId="5A85628E" w14:textId="77777777"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ＭＳ ゴシック"/>
              <w14:uncheckedState w14:val="2610" w14:font="ＭＳ ゴシック"/>
            </w14:checkbox>
          </w:sdtPr>
          <w:sdtEndPr/>
          <w:sdtContent>
            <w:tc>
              <w:tcPr>
                <w:tcW w:w="567" w:type="dxa"/>
              </w:tcPr>
              <w:p w14:paraId="4A22CD8F" w14:textId="77777777"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ＭＳ ゴシック"/>
              <w14:uncheckedState w14:val="2610" w14:font="ＭＳ ゴシック"/>
            </w14:checkbox>
          </w:sdtPr>
          <w:sdtEndPr/>
          <w:sdtContent>
            <w:tc>
              <w:tcPr>
                <w:tcW w:w="567" w:type="dxa"/>
              </w:tcPr>
              <w:p w14:paraId="3434C270" w14:textId="77777777"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ＭＳ ゴシック"/>
              <w14:uncheckedState w14:val="2610" w14:font="ＭＳ ゴシック"/>
            </w14:checkbox>
          </w:sdtPr>
          <w:sdtEndPr/>
          <w:sdtContent>
            <w:tc>
              <w:tcPr>
                <w:tcW w:w="567" w:type="dxa"/>
              </w:tcPr>
              <w:p w14:paraId="67141435" w14:textId="77777777"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ＭＳ ゴシック"/>
              <w14:uncheckedState w14:val="2610" w14:font="ＭＳ ゴシック"/>
            </w14:checkbox>
          </w:sdtPr>
          <w:sdtEndPr/>
          <w:sdtContent>
            <w:tc>
              <w:tcPr>
                <w:tcW w:w="599" w:type="dxa"/>
              </w:tcPr>
              <w:p w14:paraId="08582713" w14:textId="77777777" w:rsidR="001949D8" w:rsidRDefault="001949D8" w:rsidP="00EA659B">
                <w:pPr>
                  <w:jc w:val="center"/>
                </w:pPr>
                <w:r>
                  <w:rPr>
                    <w:rFonts w:ascii="MS Gothic" w:eastAsia="MS Gothic" w:hAnsi="MS Gothic" w:hint="eastAsia"/>
                  </w:rPr>
                  <w:t>☐</w:t>
                </w:r>
              </w:p>
            </w:tc>
          </w:sdtContent>
        </w:sdt>
      </w:tr>
      <w:tr w:rsidR="001949D8" w14:paraId="45EAC88D"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79097BBA" w14:textId="77777777" w:rsidR="001949D8" w:rsidRDefault="001949D8" w:rsidP="00EA659B">
            <w:r>
              <w:t>C2</w:t>
            </w:r>
          </w:p>
        </w:tc>
        <w:tc>
          <w:tcPr>
            <w:tcW w:w="5244" w:type="dxa"/>
          </w:tcPr>
          <w:p w14:paraId="7BDC87F3" w14:textId="77777777" w:rsidR="001949D8" w:rsidRDefault="001949D8" w:rsidP="00EA659B">
            <w:r>
              <w:t>Das Programm stürzt nicht ab</w:t>
            </w:r>
          </w:p>
        </w:tc>
        <w:sdt>
          <w:sdtPr>
            <w:rPr>
              <w:rFonts w:ascii="MS Gothic" w:eastAsia="MS Gothic" w:hint="eastAsia"/>
            </w:rPr>
            <w:id w:val="-251193191"/>
            <w14:checkbox>
              <w14:checked w14:val="1"/>
              <w14:checkedState w14:val="2612" w14:font="ＭＳ ゴシック"/>
              <w14:uncheckedState w14:val="2610" w14:font="ＭＳ ゴシック"/>
            </w14:checkbox>
          </w:sdtPr>
          <w:sdtEndPr/>
          <w:sdtContent>
            <w:tc>
              <w:tcPr>
                <w:tcW w:w="567" w:type="dxa"/>
              </w:tcPr>
              <w:p w14:paraId="56587F5F" w14:textId="77777777"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ＭＳ ゴシック"/>
              <w14:uncheckedState w14:val="2610" w14:font="ＭＳ ゴシック"/>
            </w14:checkbox>
          </w:sdtPr>
          <w:sdtEndPr/>
          <w:sdtContent>
            <w:tc>
              <w:tcPr>
                <w:tcW w:w="567" w:type="dxa"/>
              </w:tcPr>
              <w:p w14:paraId="1C1B305D"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ＭＳ ゴシック"/>
              <w14:uncheckedState w14:val="2610" w14:font="ＭＳ ゴシック"/>
            </w14:checkbox>
          </w:sdtPr>
          <w:sdtEndPr/>
          <w:sdtContent>
            <w:tc>
              <w:tcPr>
                <w:tcW w:w="567" w:type="dxa"/>
              </w:tcPr>
              <w:p w14:paraId="5A1B12E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ＭＳ ゴシック"/>
              <w14:uncheckedState w14:val="2610" w14:font="ＭＳ ゴシック"/>
            </w14:checkbox>
          </w:sdtPr>
          <w:sdtEndPr/>
          <w:sdtContent>
            <w:tc>
              <w:tcPr>
                <w:tcW w:w="567" w:type="dxa"/>
              </w:tcPr>
              <w:p w14:paraId="5BB063A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ＭＳ ゴシック"/>
              <w14:uncheckedState w14:val="2610" w14:font="ＭＳ ゴシック"/>
            </w14:checkbox>
          </w:sdtPr>
          <w:sdtEndPr/>
          <w:sdtContent>
            <w:tc>
              <w:tcPr>
                <w:tcW w:w="567" w:type="dxa"/>
              </w:tcPr>
              <w:p w14:paraId="18EC120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ＭＳ ゴシック"/>
              <w14:uncheckedState w14:val="2610" w14:font="ＭＳ ゴシック"/>
            </w14:checkbox>
          </w:sdtPr>
          <w:sdtEndPr/>
          <w:sdtContent>
            <w:tc>
              <w:tcPr>
                <w:tcW w:w="599" w:type="dxa"/>
              </w:tcPr>
              <w:p w14:paraId="337C62E5"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2076EE34"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5B1CAF80" w14:textId="77777777" w:rsidR="001949D8" w:rsidRDefault="001949D8" w:rsidP="00EA659B">
            <w:r>
              <w:t>C3</w:t>
            </w:r>
          </w:p>
        </w:tc>
        <w:tc>
          <w:tcPr>
            <w:tcW w:w="5244" w:type="dxa"/>
          </w:tcPr>
          <w:p w14:paraId="76859903" w14:textId="77777777"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ＭＳ ゴシック"/>
              <w14:uncheckedState w14:val="2610" w14:font="ＭＳ ゴシック"/>
            </w14:checkbox>
          </w:sdtPr>
          <w:sdtEndPr/>
          <w:sdtContent>
            <w:tc>
              <w:tcPr>
                <w:tcW w:w="567" w:type="dxa"/>
              </w:tcPr>
              <w:p w14:paraId="7E4C0E48"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ＭＳ ゴシック"/>
              <w14:uncheckedState w14:val="2610" w14:font="ＭＳ ゴシック"/>
            </w14:checkbox>
          </w:sdtPr>
          <w:sdtEndPr/>
          <w:sdtContent>
            <w:tc>
              <w:tcPr>
                <w:tcW w:w="567" w:type="dxa"/>
              </w:tcPr>
              <w:p w14:paraId="46CCECA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ＭＳ ゴシック"/>
              <w14:uncheckedState w14:val="2610" w14:font="ＭＳ ゴシック"/>
            </w14:checkbox>
          </w:sdtPr>
          <w:sdtEndPr/>
          <w:sdtContent>
            <w:tc>
              <w:tcPr>
                <w:tcW w:w="567" w:type="dxa"/>
              </w:tcPr>
              <w:p w14:paraId="3E9F65F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ＭＳ ゴシック"/>
              <w14:uncheckedState w14:val="2610" w14:font="ＭＳ ゴシック"/>
            </w14:checkbox>
          </w:sdtPr>
          <w:sdtEndPr/>
          <w:sdtContent>
            <w:tc>
              <w:tcPr>
                <w:tcW w:w="567" w:type="dxa"/>
              </w:tcPr>
              <w:p w14:paraId="0417570D"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ＭＳ ゴシック"/>
              <w14:uncheckedState w14:val="2610" w14:font="ＭＳ ゴシック"/>
            </w14:checkbox>
          </w:sdtPr>
          <w:sdtEndPr/>
          <w:sdtContent>
            <w:tc>
              <w:tcPr>
                <w:tcW w:w="567" w:type="dxa"/>
              </w:tcPr>
              <w:p w14:paraId="0E73488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ＭＳ ゴシック"/>
              <w14:uncheckedState w14:val="2610" w14:font="ＭＳ ゴシック"/>
            </w14:checkbox>
          </w:sdtPr>
          <w:sdtEndPr/>
          <w:sdtContent>
            <w:tc>
              <w:tcPr>
                <w:tcW w:w="599" w:type="dxa"/>
              </w:tcPr>
              <w:p w14:paraId="77B2C686" w14:textId="77777777" w:rsidR="001949D8" w:rsidRDefault="00FD5530" w:rsidP="00EA659B">
                <w:pPr>
                  <w:jc w:val="center"/>
                  <w:rPr>
                    <w:rFonts w:ascii="MS Gothic" w:eastAsia="MS Gothic" w:hAnsi="MS Gothic"/>
                  </w:rPr>
                </w:pPr>
                <w:r>
                  <w:rPr>
                    <w:rFonts w:ascii="MS Gothic" w:eastAsia="MS Gothic" w:hAnsi="MS Gothic" w:hint="eastAsia"/>
                  </w:rPr>
                  <w:t>☒</w:t>
                </w:r>
              </w:p>
            </w:tc>
          </w:sdtContent>
        </w:sdt>
      </w:tr>
    </w:tbl>
    <w:p w14:paraId="0D9D0D8C"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49DFD650"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5D1D605E" w14:textId="77777777" w:rsidR="001949D8" w:rsidRDefault="001949D8" w:rsidP="00EA659B">
            <w:r>
              <w:t>D</w:t>
            </w:r>
          </w:p>
        </w:tc>
        <w:tc>
          <w:tcPr>
            <w:tcW w:w="5244" w:type="dxa"/>
          </w:tcPr>
          <w:p w14:paraId="4B06CBF1" w14:textId="77777777" w:rsidR="001949D8" w:rsidRDefault="001949D8" w:rsidP="00EA659B">
            <w:r>
              <w:t>Zufriedenheit</w:t>
            </w:r>
          </w:p>
        </w:tc>
        <w:tc>
          <w:tcPr>
            <w:tcW w:w="567" w:type="dxa"/>
          </w:tcPr>
          <w:p w14:paraId="5ECAB590" w14:textId="77777777" w:rsidR="001949D8" w:rsidRDefault="001949D8" w:rsidP="00EA659B">
            <w:pPr>
              <w:jc w:val="center"/>
            </w:pPr>
            <w:r>
              <w:t>++</w:t>
            </w:r>
          </w:p>
        </w:tc>
        <w:tc>
          <w:tcPr>
            <w:tcW w:w="567" w:type="dxa"/>
          </w:tcPr>
          <w:p w14:paraId="21A44D6D" w14:textId="77777777" w:rsidR="001949D8" w:rsidRDefault="001949D8" w:rsidP="00EA659B">
            <w:pPr>
              <w:jc w:val="center"/>
            </w:pPr>
            <w:r>
              <w:t>+</w:t>
            </w:r>
          </w:p>
        </w:tc>
        <w:tc>
          <w:tcPr>
            <w:tcW w:w="567" w:type="dxa"/>
          </w:tcPr>
          <w:p w14:paraId="373B0898" w14:textId="77777777" w:rsidR="001949D8" w:rsidRDefault="001949D8" w:rsidP="00EA659B">
            <w:pPr>
              <w:jc w:val="center"/>
            </w:pPr>
            <w:r>
              <w:t>=</w:t>
            </w:r>
          </w:p>
        </w:tc>
        <w:tc>
          <w:tcPr>
            <w:tcW w:w="567" w:type="dxa"/>
          </w:tcPr>
          <w:p w14:paraId="6EC57952" w14:textId="77777777" w:rsidR="001949D8" w:rsidRDefault="001949D8" w:rsidP="00EA659B">
            <w:pPr>
              <w:jc w:val="center"/>
            </w:pPr>
            <w:r>
              <w:t>-</w:t>
            </w:r>
          </w:p>
        </w:tc>
        <w:tc>
          <w:tcPr>
            <w:tcW w:w="567" w:type="dxa"/>
          </w:tcPr>
          <w:p w14:paraId="28CC3148" w14:textId="77777777" w:rsidR="001949D8" w:rsidRDefault="001949D8" w:rsidP="00EA659B">
            <w:pPr>
              <w:jc w:val="center"/>
            </w:pPr>
            <w:r>
              <w:t>--</w:t>
            </w:r>
          </w:p>
        </w:tc>
        <w:tc>
          <w:tcPr>
            <w:tcW w:w="599" w:type="dxa"/>
          </w:tcPr>
          <w:p w14:paraId="3C8B5F9D" w14:textId="77777777" w:rsidR="001949D8" w:rsidRDefault="001949D8" w:rsidP="00EA659B">
            <w:pPr>
              <w:jc w:val="center"/>
            </w:pPr>
            <w:proofErr w:type="spellStart"/>
            <w:r>
              <w:t>kinb</w:t>
            </w:r>
            <w:proofErr w:type="spellEnd"/>
          </w:p>
        </w:tc>
      </w:tr>
      <w:tr w:rsidR="001949D8" w14:paraId="67F60700"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2B2D9175" w14:textId="77777777" w:rsidR="001949D8" w:rsidRDefault="001949D8" w:rsidP="00EA659B">
            <w:r>
              <w:t>D1</w:t>
            </w:r>
          </w:p>
        </w:tc>
        <w:tc>
          <w:tcPr>
            <w:tcW w:w="5244" w:type="dxa"/>
          </w:tcPr>
          <w:p w14:paraId="0E31F98B" w14:textId="77777777" w:rsidR="001949D8" w:rsidRDefault="001949D8" w:rsidP="00EA659B">
            <w:r>
              <w:t>Die Applikation ist einfach zu benutzen</w:t>
            </w:r>
          </w:p>
        </w:tc>
        <w:sdt>
          <w:sdtPr>
            <w:id w:val="-1591771331"/>
            <w14:checkbox>
              <w14:checked w14:val="1"/>
              <w14:checkedState w14:val="2612" w14:font="ＭＳ ゴシック"/>
              <w14:uncheckedState w14:val="2610" w14:font="ＭＳ ゴシック"/>
            </w14:checkbox>
          </w:sdtPr>
          <w:sdtEndPr/>
          <w:sdtContent>
            <w:tc>
              <w:tcPr>
                <w:tcW w:w="567" w:type="dxa"/>
              </w:tcPr>
              <w:p w14:paraId="2E3EFA47" w14:textId="77777777"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ＭＳ ゴシック"/>
              <w14:uncheckedState w14:val="2610" w14:font="ＭＳ ゴシック"/>
            </w14:checkbox>
          </w:sdtPr>
          <w:sdtEndPr/>
          <w:sdtContent>
            <w:tc>
              <w:tcPr>
                <w:tcW w:w="567" w:type="dxa"/>
              </w:tcPr>
              <w:p w14:paraId="411432C9" w14:textId="77777777"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ＭＳ ゴシック"/>
              <w14:uncheckedState w14:val="2610" w14:font="ＭＳ ゴシック"/>
            </w14:checkbox>
          </w:sdtPr>
          <w:sdtEndPr/>
          <w:sdtContent>
            <w:tc>
              <w:tcPr>
                <w:tcW w:w="567" w:type="dxa"/>
              </w:tcPr>
              <w:p w14:paraId="3EED1D50" w14:textId="77777777"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ＭＳ ゴシック"/>
              <w14:uncheckedState w14:val="2610" w14:font="ＭＳ ゴシック"/>
            </w14:checkbox>
          </w:sdtPr>
          <w:sdtEndPr/>
          <w:sdtContent>
            <w:tc>
              <w:tcPr>
                <w:tcW w:w="567" w:type="dxa"/>
              </w:tcPr>
              <w:p w14:paraId="298A6D2A" w14:textId="77777777"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ＭＳ ゴシック"/>
              <w14:uncheckedState w14:val="2610" w14:font="ＭＳ ゴシック"/>
            </w14:checkbox>
          </w:sdtPr>
          <w:sdtEndPr/>
          <w:sdtContent>
            <w:tc>
              <w:tcPr>
                <w:tcW w:w="567" w:type="dxa"/>
              </w:tcPr>
              <w:p w14:paraId="3E8ABBB3" w14:textId="77777777"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ＭＳ ゴシック"/>
              <w14:uncheckedState w14:val="2610" w14:font="ＭＳ ゴシック"/>
            </w14:checkbox>
          </w:sdtPr>
          <w:sdtEndPr/>
          <w:sdtContent>
            <w:tc>
              <w:tcPr>
                <w:tcW w:w="599" w:type="dxa"/>
              </w:tcPr>
              <w:p w14:paraId="6B4F9AE4" w14:textId="77777777" w:rsidR="001949D8" w:rsidRDefault="001949D8" w:rsidP="00EA659B">
                <w:pPr>
                  <w:jc w:val="center"/>
                </w:pPr>
                <w:r>
                  <w:rPr>
                    <w:rFonts w:ascii="MS Gothic" w:eastAsia="MS Gothic" w:hAnsi="MS Gothic" w:hint="eastAsia"/>
                  </w:rPr>
                  <w:t>☐</w:t>
                </w:r>
              </w:p>
            </w:tc>
          </w:sdtContent>
        </w:sdt>
      </w:tr>
      <w:tr w:rsidR="001949D8" w14:paraId="49CF539C"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647773AC" w14:textId="77777777" w:rsidR="001949D8" w:rsidRDefault="001949D8" w:rsidP="00EA659B">
            <w:r>
              <w:t>D2</w:t>
            </w:r>
          </w:p>
        </w:tc>
        <w:tc>
          <w:tcPr>
            <w:tcW w:w="5244" w:type="dxa"/>
          </w:tcPr>
          <w:p w14:paraId="559D842B" w14:textId="77777777" w:rsidR="001949D8" w:rsidRDefault="001949D8" w:rsidP="00EA659B">
            <w:r>
              <w:t>Die Applikation ist angenehm zu bedienen</w:t>
            </w:r>
          </w:p>
        </w:tc>
        <w:sdt>
          <w:sdtPr>
            <w:rPr>
              <w:rFonts w:ascii="MS Gothic" w:eastAsia="MS Gothic" w:hint="eastAsia"/>
            </w:rPr>
            <w:id w:val="-1968510503"/>
            <w14:checkbox>
              <w14:checked w14:val="0"/>
              <w14:checkedState w14:val="2612" w14:font="ＭＳ ゴシック"/>
              <w14:uncheckedState w14:val="2610" w14:font="ＭＳ ゴシック"/>
            </w14:checkbox>
          </w:sdtPr>
          <w:sdtEndPr/>
          <w:sdtContent>
            <w:tc>
              <w:tcPr>
                <w:tcW w:w="567" w:type="dxa"/>
              </w:tcPr>
              <w:p w14:paraId="16E45B09"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ＭＳ ゴシック"/>
              <w14:uncheckedState w14:val="2610" w14:font="ＭＳ ゴシック"/>
            </w14:checkbox>
          </w:sdtPr>
          <w:sdtEndPr/>
          <w:sdtContent>
            <w:tc>
              <w:tcPr>
                <w:tcW w:w="567" w:type="dxa"/>
              </w:tcPr>
              <w:p w14:paraId="518533F2" w14:textId="77777777"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ＭＳ ゴシック"/>
              <w14:uncheckedState w14:val="2610" w14:font="ＭＳ ゴシック"/>
            </w14:checkbox>
          </w:sdtPr>
          <w:sdtEndPr/>
          <w:sdtContent>
            <w:tc>
              <w:tcPr>
                <w:tcW w:w="567" w:type="dxa"/>
              </w:tcPr>
              <w:p w14:paraId="7E26B64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ＭＳ ゴシック"/>
              <w14:uncheckedState w14:val="2610" w14:font="ＭＳ ゴシック"/>
            </w14:checkbox>
          </w:sdtPr>
          <w:sdtEndPr/>
          <w:sdtContent>
            <w:tc>
              <w:tcPr>
                <w:tcW w:w="567" w:type="dxa"/>
              </w:tcPr>
              <w:p w14:paraId="2E2BF38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ＭＳ ゴシック"/>
              <w14:uncheckedState w14:val="2610" w14:font="ＭＳ ゴシック"/>
            </w14:checkbox>
          </w:sdtPr>
          <w:sdtEndPr/>
          <w:sdtContent>
            <w:tc>
              <w:tcPr>
                <w:tcW w:w="567" w:type="dxa"/>
              </w:tcPr>
              <w:p w14:paraId="672A2FD2"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ＭＳ ゴシック"/>
              <w14:uncheckedState w14:val="2610" w14:font="ＭＳ ゴシック"/>
            </w14:checkbox>
          </w:sdtPr>
          <w:sdtEndPr/>
          <w:sdtContent>
            <w:tc>
              <w:tcPr>
                <w:tcW w:w="599" w:type="dxa"/>
              </w:tcPr>
              <w:p w14:paraId="58798AD1"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09E7FA77"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31C75FCA" w14:textId="77777777" w:rsidR="001949D8" w:rsidRDefault="001949D8" w:rsidP="00EA659B">
            <w:r>
              <w:t>D3</w:t>
            </w:r>
          </w:p>
        </w:tc>
        <w:tc>
          <w:tcPr>
            <w:tcW w:w="5244" w:type="dxa"/>
          </w:tcPr>
          <w:p w14:paraId="48B2933C" w14:textId="77777777" w:rsidR="001949D8" w:rsidRDefault="001949D8" w:rsidP="00EA659B">
            <w:r>
              <w:t>Die einzelnen Felder sind selbsterklärend</w:t>
            </w:r>
          </w:p>
        </w:tc>
        <w:sdt>
          <w:sdtPr>
            <w:rPr>
              <w:rFonts w:ascii="MS Gothic" w:eastAsia="MS Gothic" w:hint="eastAsia"/>
            </w:rPr>
            <w:id w:val="1180625137"/>
            <w14:checkbox>
              <w14:checked w14:val="1"/>
              <w14:checkedState w14:val="2612" w14:font="ＭＳ ゴシック"/>
              <w14:uncheckedState w14:val="2610" w14:font="ＭＳ ゴシック"/>
            </w14:checkbox>
          </w:sdtPr>
          <w:sdtEndPr/>
          <w:sdtContent>
            <w:tc>
              <w:tcPr>
                <w:tcW w:w="567" w:type="dxa"/>
              </w:tcPr>
              <w:p w14:paraId="05C7503F" w14:textId="77777777"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ＭＳ ゴシック"/>
              <w14:uncheckedState w14:val="2610" w14:font="ＭＳ ゴシック"/>
            </w14:checkbox>
          </w:sdtPr>
          <w:sdtEndPr/>
          <w:sdtContent>
            <w:tc>
              <w:tcPr>
                <w:tcW w:w="567" w:type="dxa"/>
              </w:tcPr>
              <w:p w14:paraId="4A5E467F"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ＭＳ ゴシック"/>
              <w14:uncheckedState w14:val="2610" w14:font="ＭＳ ゴシック"/>
            </w14:checkbox>
          </w:sdtPr>
          <w:sdtEndPr/>
          <w:sdtContent>
            <w:tc>
              <w:tcPr>
                <w:tcW w:w="567" w:type="dxa"/>
              </w:tcPr>
              <w:p w14:paraId="1DC3462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ＭＳ ゴシック"/>
              <w14:uncheckedState w14:val="2610" w14:font="ＭＳ ゴシック"/>
            </w14:checkbox>
          </w:sdtPr>
          <w:sdtEndPr/>
          <w:sdtContent>
            <w:tc>
              <w:tcPr>
                <w:tcW w:w="567" w:type="dxa"/>
              </w:tcPr>
              <w:p w14:paraId="67676C6F"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ＭＳ ゴシック"/>
              <w14:uncheckedState w14:val="2610" w14:font="ＭＳ ゴシック"/>
            </w14:checkbox>
          </w:sdtPr>
          <w:sdtEndPr/>
          <w:sdtContent>
            <w:tc>
              <w:tcPr>
                <w:tcW w:w="567" w:type="dxa"/>
              </w:tcPr>
              <w:p w14:paraId="05B7BA7D"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ＭＳ ゴシック"/>
              <w14:uncheckedState w14:val="2610" w14:font="ＭＳ ゴシック"/>
            </w14:checkbox>
          </w:sdtPr>
          <w:sdtEndPr/>
          <w:sdtContent>
            <w:tc>
              <w:tcPr>
                <w:tcW w:w="599" w:type="dxa"/>
              </w:tcPr>
              <w:p w14:paraId="747A10E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bl>
    <w:p w14:paraId="23805AB5"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742D170D"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0E24A36E" w14:textId="77777777" w:rsidR="001949D8" w:rsidRDefault="001949D8" w:rsidP="00EA659B">
            <w:r>
              <w:t>E</w:t>
            </w:r>
          </w:p>
        </w:tc>
        <w:tc>
          <w:tcPr>
            <w:tcW w:w="5244" w:type="dxa"/>
          </w:tcPr>
          <w:p w14:paraId="2E9E65FD" w14:textId="77777777" w:rsidR="001949D8" w:rsidRDefault="001949D8" w:rsidP="00EA659B">
            <w:r>
              <w:t>Erlernbarkeit</w:t>
            </w:r>
          </w:p>
        </w:tc>
        <w:tc>
          <w:tcPr>
            <w:tcW w:w="567" w:type="dxa"/>
          </w:tcPr>
          <w:p w14:paraId="0DBB6924" w14:textId="77777777" w:rsidR="001949D8" w:rsidRDefault="001949D8" w:rsidP="00EA659B">
            <w:pPr>
              <w:jc w:val="center"/>
            </w:pPr>
            <w:r>
              <w:t>++</w:t>
            </w:r>
          </w:p>
        </w:tc>
        <w:tc>
          <w:tcPr>
            <w:tcW w:w="567" w:type="dxa"/>
          </w:tcPr>
          <w:p w14:paraId="69BD2F77" w14:textId="77777777" w:rsidR="001949D8" w:rsidRDefault="001949D8" w:rsidP="00EA659B">
            <w:pPr>
              <w:jc w:val="center"/>
            </w:pPr>
            <w:r>
              <w:t>+</w:t>
            </w:r>
          </w:p>
        </w:tc>
        <w:tc>
          <w:tcPr>
            <w:tcW w:w="567" w:type="dxa"/>
          </w:tcPr>
          <w:p w14:paraId="19D2DA93" w14:textId="77777777" w:rsidR="001949D8" w:rsidRDefault="001949D8" w:rsidP="00EA659B">
            <w:pPr>
              <w:jc w:val="center"/>
            </w:pPr>
            <w:r>
              <w:t>=</w:t>
            </w:r>
          </w:p>
        </w:tc>
        <w:tc>
          <w:tcPr>
            <w:tcW w:w="567" w:type="dxa"/>
          </w:tcPr>
          <w:p w14:paraId="4917F3EC" w14:textId="77777777" w:rsidR="001949D8" w:rsidRDefault="001949D8" w:rsidP="00EA659B">
            <w:pPr>
              <w:jc w:val="center"/>
            </w:pPr>
            <w:r>
              <w:t>-</w:t>
            </w:r>
          </w:p>
        </w:tc>
        <w:tc>
          <w:tcPr>
            <w:tcW w:w="567" w:type="dxa"/>
          </w:tcPr>
          <w:p w14:paraId="36F57941" w14:textId="77777777" w:rsidR="001949D8" w:rsidRDefault="001949D8" w:rsidP="00EA659B">
            <w:pPr>
              <w:jc w:val="center"/>
            </w:pPr>
            <w:r>
              <w:t>--</w:t>
            </w:r>
          </w:p>
        </w:tc>
        <w:tc>
          <w:tcPr>
            <w:tcW w:w="599" w:type="dxa"/>
          </w:tcPr>
          <w:p w14:paraId="02398843" w14:textId="77777777" w:rsidR="001949D8" w:rsidRDefault="001949D8" w:rsidP="00EA659B">
            <w:pPr>
              <w:jc w:val="center"/>
            </w:pPr>
            <w:proofErr w:type="spellStart"/>
            <w:r>
              <w:t>kinb</w:t>
            </w:r>
            <w:proofErr w:type="spellEnd"/>
          </w:p>
        </w:tc>
      </w:tr>
      <w:tr w:rsidR="001949D8" w14:paraId="2B8FE296"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00DA4E15" w14:textId="77777777" w:rsidR="001949D8" w:rsidRDefault="001949D8" w:rsidP="00EA659B">
            <w:r>
              <w:t>E1</w:t>
            </w:r>
          </w:p>
        </w:tc>
        <w:tc>
          <w:tcPr>
            <w:tcW w:w="5244" w:type="dxa"/>
          </w:tcPr>
          <w:p w14:paraId="51F22583" w14:textId="77777777" w:rsidR="001949D8" w:rsidRDefault="001949D8" w:rsidP="00EA659B">
            <w:r>
              <w:t>Die Applikation ist einfach zu bedienen</w:t>
            </w:r>
          </w:p>
        </w:tc>
        <w:sdt>
          <w:sdtPr>
            <w:id w:val="-1927418477"/>
            <w14:checkbox>
              <w14:checked w14:val="1"/>
              <w14:checkedState w14:val="2612" w14:font="ＭＳ ゴシック"/>
              <w14:uncheckedState w14:val="2610" w14:font="ＭＳ ゴシック"/>
            </w14:checkbox>
          </w:sdtPr>
          <w:sdtEndPr/>
          <w:sdtContent>
            <w:tc>
              <w:tcPr>
                <w:tcW w:w="567" w:type="dxa"/>
              </w:tcPr>
              <w:p w14:paraId="51960109" w14:textId="77777777"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ＭＳ ゴシック"/>
              <w14:uncheckedState w14:val="2610" w14:font="ＭＳ ゴシック"/>
            </w14:checkbox>
          </w:sdtPr>
          <w:sdtEndPr/>
          <w:sdtContent>
            <w:tc>
              <w:tcPr>
                <w:tcW w:w="567" w:type="dxa"/>
              </w:tcPr>
              <w:p w14:paraId="02B29189" w14:textId="77777777"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ＭＳ ゴシック"/>
              <w14:uncheckedState w14:val="2610" w14:font="ＭＳ ゴシック"/>
            </w14:checkbox>
          </w:sdtPr>
          <w:sdtEndPr/>
          <w:sdtContent>
            <w:tc>
              <w:tcPr>
                <w:tcW w:w="567" w:type="dxa"/>
              </w:tcPr>
              <w:p w14:paraId="1785F164" w14:textId="77777777"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ＭＳ ゴシック"/>
              <w14:uncheckedState w14:val="2610" w14:font="ＭＳ ゴシック"/>
            </w14:checkbox>
          </w:sdtPr>
          <w:sdtEndPr/>
          <w:sdtContent>
            <w:tc>
              <w:tcPr>
                <w:tcW w:w="567" w:type="dxa"/>
              </w:tcPr>
              <w:p w14:paraId="088A3AC9" w14:textId="77777777"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ＭＳ ゴシック"/>
              <w14:uncheckedState w14:val="2610" w14:font="ＭＳ ゴシック"/>
            </w14:checkbox>
          </w:sdtPr>
          <w:sdtEndPr/>
          <w:sdtContent>
            <w:tc>
              <w:tcPr>
                <w:tcW w:w="567" w:type="dxa"/>
              </w:tcPr>
              <w:p w14:paraId="39FDF701" w14:textId="77777777"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ＭＳ ゴシック"/>
              <w14:uncheckedState w14:val="2610" w14:font="ＭＳ ゴシック"/>
            </w14:checkbox>
          </w:sdtPr>
          <w:sdtEndPr/>
          <w:sdtContent>
            <w:tc>
              <w:tcPr>
                <w:tcW w:w="599" w:type="dxa"/>
              </w:tcPr>
              <w:p w14:paraId="5EF9ADDD" w14:textId="77777777" w:rsidR="001949D8" w:rsidRDefault="001949D8" w:rsidP="00EA659B">
                <w:pPr>
                  <w:jc w:val="center"/>
                </w:pPr>
                <w:r>
                  <w:rPr>
                    <w:rFonts w:ascii="MS Gothic" w:eastAsia="MS Gothic" w:hAnsi="MS Gothic" w:hint="eastAsia"/>
                  </w:rPr>
                  <w:t>☐</w:t>
                </w:r>
              </w:p>
            </w:tc>
          </w:sdtContent>
        </w:sdt>
      </w:tr>
      <w:tr w:rsidR="001949D8" w14:paraId="4B7F3FB9"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49F44C2A" w14:textId="77777777" w:rsidR="001949D8" w:rsidRDefault="001949D8" w:rsidP="00EA659B">
            <w:r>
              <w:t>E2</w:t>
            </w:r>
          </w:p>
        </w:tc>
        <w:tc>
          <w:tcPr>
            <w:tcW w:w="5244" w:type="dxa"/>
          </w:tcPr>
          <w:p w14:paraId="3C1ABF86" w14:textId="77777777"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ＭＳ ゴシック"/>
              <w14:uncheckedState w14:val="2610" w14:font="ＭＳ ゴシック"/>
            </w14:checkbox>
          </w:sdtPr>
          <w:sdtEndPr/>
          <w:sdtContent>
            <w:tc>
              <w:tcPr>
                <w:tcW w:w="567" w:type="dxa"/>
              </w:tcPr>
              <w:p w14:paraId="69325078"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ＭＳ ゴシック"/>
              <w14:uncheckedState w14:val="2610" w14:font="ＭＳ ゴシック"/>
            </w14:checkbox>
          </w:sdtPr>
          <w:sdtEndPr/>
          <w:sdtContent>
            <w:tc>
              <w:tcPr>
                <w:tcW w:w="567" w:type="dxa"/>
              </w:tcPr>
              <w:p w14:paraId="4A45EECC" w14:textId="77777777"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ＭＳ ゴシック"/>
              <w14:uncheckedState w14:val="2610" w14:font="ＭＳ ゴシック"/>
            </w14:checkbox>
          </w:sdtPr>
          <w:sdtEndPr/>
          <w:sdtContent>
            <w:tc>
              <w:tcPr>
                <w:tcW w:w="567" w:type="dxa"/>
              </w:tcPr>
              <w:p w14:paraId="77E6F4D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ＭＳ ゴシック"/>
              <w14:uncheckedState w14:val="2610" w14:font="ＭＳ ゴシック"/>
            </w14:checkbox>
          </w:sdtPr>
          <w:sdtEndPr/>
          <w:sdtContent>
            <w:tc>
              <w:tcPr>
                <w:tcW w:w="567" w:type="dxa"/>
              </w:tcPr>
              <w:p w14:paraId="724B585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ＭＳ ゴシック"/>
              <w14:uncheckedState w14:val="2610" w14:font="ＭＳ ゴシック"/>
            </w14:checkbox>
          </w:sdtPr>
          <w:sdtEndPr/>
          <w:sdtContent>
            <w:tc>
              <w:tcPr>
                <w:tcW w:w="567" w:type="dxa"/>
              </w:tcPr>
              <w:p w14:paraId="4F899843"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ＭＳ ゴシック"/>
              <w14:uncheckedState w14:val="2610" w14:font="ＭＳ ゴシック"/>
            </w14:checkbox>
          </w:sdtPr>
          <w:sdtEndPr/>
          <w:sdtContent>
            <w:tc>
              <w:tcPr>
                <w:tcW w:w="599" w:type="dxa"/>
              </w:tcPr>
              <w:p w14:paraId="6CA33042"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0D3DFD42"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6BBC7DD6" w14:textId="77777777" w:rsidR="001949D8" w:rsidRDefault="001949D8" w:rsidP="00EA659B">
            <w:r>
              <w:t>E3</w:t>
            </w:r>
          </w:p>
        </w:tc>
        <w:tc>
          <w:tcPr>
            <w:tcW w:w="5244" w:type="dxa"/>
          </w:tcPr>
          <w:p w14:paraId="39346E95" w14:textId="77777777"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ＭＳ ゴシック"/>
              <w14:uncheckedState w14:val="2610" w14:font="ＭＳ ゴシック"/>
            </w14:checkbox>
          </w:sdtPr>
          <w:sdtEndPr/>
          <w:sdtContent>
            <w:tc>
              <w:tcPr>
                <w:tcW w:w="567" w:type="dxa"/>
              </w:tcPr>
              <w:p w14:paraId="2B831D13"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ＭＳ ゴシック"/>
              <w14:uncheckedState w14:val="2610" w14:font="ＭＳ ゴシック"/>
            </w14:checkbox>
          </w:sdtPr>
          <w:sdtEndPr/>
          <w:sdtContent>
            <w:tc>
              <w:tcPr>
                <w:tcW w:w="567" w:type="dxa"/>
              </w:tcPr>
              <w:p w14:paraId="5FFF3EA9" w14:textId="77777777"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ＭＳ ゴシック"/>
              <w14:uncheckedState w14:val="2610" w14:font="ＭＳ ゴシック"/>
            </w14:checkbox>
          </w:sdtPr>
          <w:sdtEndPr/>
          <w:sdtContent>
            <w:tc>
              <w:tcPr>
                <w:tcW w:w="567" w:type="dxa"/>
              </w:tcPr>
              <w:p w14:paraId="5E13D4A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ＭＳ ゴシック"/>
              <w14:uncheckedState w14:val="2610" w14:font="ＭＳ ゴシック"/>
            </w14:checkbox>
          </w:sdtPr>
          <w:sdtEndPr/>
          <w:sdtContent>
            <w:tc>
              <w:tcPr>
                <w:tcW w:w="567" w:type="dxa"/>
              </w:tcPr>
              <w:p w14:paraId="39D1DCC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ＭＳ ゴシック"/>
              <w14:uncheckedState w14:val="2610" w14:font="ＭＳ ゴシック"/>
            </w14:checkbox>
          </w:sdtPr>
          <w:sdtEndPr/>
          <w:sdtContent>
            <w:tc>
              <w:tcPr>
                <w:tcW w:w="567" w:type="dxa"/>
              </w:tcPr>
              <w:p w14:paraId="43100E3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ＭＳ ゴシック"/>
              <w14:uncheckedState w14:val="2610" w14:font="ＭＳ ゴシック"/>
            </w14:checkbox>
          </w:sdtPr>
          <w:sdtEndPr/>
          <w:sdtContent>
            <w:tc>
              <w:tcPr>
                <w:tcW w:w="599" w:type="dxa"/>
              </w:tcPr>
              <w:p w14:paraId="59FE563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bl>
    <w:p w14:paraId="1E2983D4" w14:textId="77777777"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14:paraId="0A45DEB7" w14:textId="77777777" w:rsidTr="00EA659B">
        <w:trPr>
          <w:cnfStyle w:val="100000000000" w:firstRow="1" w:lastRow="0" w:firstColumn="0" w:lastColumn="0" w:oddVBand="0" w:evenVBand="0" w:oddHBand="0" w:evenHBand="0" w:firstRowFirstColumn="0" w:firstRowLastColumn="0" w:lastRowFirstColumn="0" w:lastRowLastColumn="0"/>
        </w:trPr>
        <w:tc>
          <w:tcPr>
            <w:tcW w:w="534" w:type="dxa"/>
          </w:tcPr>
          <w:p w14:paraId="39B30DFE" w14:textId="77777777" w:rsidR="001949D8" w:rsidRDefault="001949D8" w:rsidP="00EA659B">
            <w:r>
              <w:t>F</w:t>
            </w:r>
          </w:p>
        </w:tc>
        <w:tc>
          <w:tcPr>
            <w:tcW w:w="5244" w:type="dxa"/>
          </w:tcPr>
          <w:p w14:paraId="252CA909" w14:textId="77777777" w:rsidR="001949D8" w:rsidRDefault="001949D8" w:rsidP="00EA659B">
            <w:r>
              <w:t>Design</w:t>
            </w:r>
          </w:p>
        </w:tc>
        <w:tc>
          <w:tcPr>
            <w:tcW w:w="567" w:type="dxa"/>
          </w:tcPr>
          <w:p w14:paraId="3D5D76FE" w14:textId="77777777" w:rsidR="001949D8" w:rsidRDefault="001949D8" w:rsidP="00EA659B">
            <w:pPr>
              <w:jc w:val="center"/>
            </w:pPr>
            <w:r>
              <w:t>++</w:t>
            </w:r>
          </w:p>
        </w:tc>
        <w:tc>
          <w:tcPr>
            <w:tcW w:w="567" w:type="dxa"/>
          </w:tcPr>
          <w:p w14:paraId="45AAB501" w14:textId="77777777" w:rsidR="001949D8" w:rsidRDefault="001949D8" w:rsidP="00EA659B">
            <w:pPr>
              <w:jc w:val="center"/>
            </w:pPr>
            <w:r>
              <w:t>+</w:t>
            </w:r>
          </w:p>
        </w:tc>
        <w:tc>
          <w:tcPr>
            <w:tcW w:w="567" w:type="dxa"/>
          </w:tcPr>
          <w:p w14:paraId="40EED32F" w14:textId="77777777" w:rsidR="001949D8" w:rsidRDefault="001949D8" w:rsidP="00EA659B">
            <w:pPr>
              <w:jc w:val="center"/>
            </w:pPr>
            <w:r>
              <w:t>=</w:t>
            </w:r>
          </w:p>
        </w:tc>
        <w:tc>
          <w:tcPr>
            <w:tcW w:w="567" w:type="dxa"/>
          </w:tcPr>
          <w:p w14:paraId="25289A87" w14:textId="77777777" w:rsidR="001949D8" w:rsidRDefault="001949D8" w:rsidP="00EA659B">
            <w:pPr>
              <w:jc w:val="center"/>
            </w:pPr>
            <w:r>
              <w:t>-</w:t>
            </w:r>
          </w:p>
        </w:tc>
        <w:tc>
          <w:tcPr>
            <w:tcW w:w="567" w:type="dxa"/>
          </w:tcPr>
          <w:p w14:paraId="21BCE877" w14:textId="77777777" w:rsidR="001949D8" w:rsidRDefault="001949D8" w:rsidP="00EA659B">
            <w:pPr>
              <w:jc w:val="center"/>
            </w:pPr>
            <w:r>
              <w:t>--</w:t>
            </w:r>
          </w:p>
        </w:tc>
        <w:tc>
          <w:tcPr>
            <w:tcW w:w="599" w:type="dxa"/>
          </w:tcPr>
          <w:p w14:paraId="672ED247" w14:textId="77777777" w:rsidR="001949D8" w:rsidRDefault="001949D8" w:rsidP="00EA659B">
            <w:pPr>
              <w:jc w:val="center"/>
            </w:pPr>
            <w:proofErr w:type="spellStart"/>
            <w:r>
              <w:t>kinb</w:t>
            </w:r>
            <w:proofErr w:type="spellEnd"/>
          </w:p>
        </w:tc>
      </w:tr>
      <w:tr w:rsidR="001949D8" w14:paraId="24A10135"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357DBBB1" w14:textId="77777777" w:rsidR="001949D8" w:rsidRDefault="001949D8" w:rsidP="00EA659B">
            <w:r>
              <w:t>F1</w:t>
            </w:r>
          </w:p>
        </w:tc>
        <w:tc>
          <w:tcPr>
            <w:tcW w:w="5244" w:type="dxa"/>
          </w:tcPr>
          <w:p w14:paraId="33964B65" w14:textId="77777777" w:rsidR="001949D8" w:rsidRDefault="001949D8" w:rsidP="00EA659B">
            <w:r>
              <w:t>Die graphische Oberfläche ist ansprechend</w:t>
            </w:r>
          </w:p>
        </w:tc>
        <w:sdt>
          <w:sdtPr>
            <w:id w:val="1974945706"/>
            <w14:checkbox>
              <w14:checked w14:val="1"/>
              <w14:checkedState w14:val="2612" w14:font="ＭＳ ゴシック"/>
              <w14:uncheckedState w14:val="2610" w14:font="ＭＳ ゴシック"/>
            </w14:checkbox>
          </w:sdtPr>
          <w:sdtEndPr/>
          <w:sdtContent>
            <w:tc>
              <w:tcPr>
                <w:tcW w:w="567" w:type="dxa"/>
              </w:tcPr>
              <w:p w14:paraId="27D73038" w14:textId="77777777"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ＭＳ ゴシック"/>
              <w14:uncheckedState w14:val="2610" w14:font="ＭＳ ゴシック"/>
            </w14:checkbox>
          </w:sdtPr>
          <w:sdtEndPr/>
          <w:sdtContent>
            <w:tc>
              <w:tcPr>
                <w:tcW w:w="567" w:type="dxa"/>
              </w:tcPr>
              <w:p w14:paraId="0561959C" w14:textId="77777777"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ＭＳ ゴシック"/>
              <w14:uncheckedState w14:val="2610" w14:font="ＭＳ ゴシック"/>
            </w14:checkbox>
          </w:sdtPr>
          <w:sdtEndPr/>
          <w:sdtContent>
            <w:tc>
              <w:tcPr>
                <w:tcW w:w="567" w:type="dxa"/>
              </w:tcPr>
              <w:p w14:paraId="0BB53D2B" w14:textId="77777777"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ＭＳ ゴシック"/>
              <w14:uncheckedState w14:val="2610" w14:font="ＭＳ ゴシック"/>
            </w14:checkbox>
          </w:sdtPr>
          <w:sdtEndPr/>
          <w:sdtContent>
            <w:tc>
              <w:tcPr>
                <w:tcW w:w="567" w:type="dxa"/>
              </w:tcPr>
              <w:p w14:paraId="42F856A4" w14:textId="77777777"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ＭＳ ゴシック"/>
              <w14:uncheckedState w14:val="2610" w14:font="ＭＳ ゴシック"/>
            </w14:checkbox>
          </w:sdtPr>
          <w:sdtEndPr/>
          <w:sdtContent>
            <w:tc>
              <w:tcPr>
                <w:tcW w:w="567" w:type="dxa"/>
              </w:tcPr>
              <w:p w14:paraId="4C209803" w14:textId="77777777"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ＭＳ ゴシック"/>
              <w14:uncheckedState w14:val="2610" w14:font="ＭＳ ゴシック"/>
            </w14:checkbox>
          </w:sdtPr>
          <w:sdtEndPr/>
          <w:sdtContent>
            <w:tc>
              <w:tcPr>
                <w:tcW w:w="599" w:type="dxa"/>
              </w:tcPr>
              <w:p w14:paraId="19747B0A" w14:textId="77777777" w:rsidR="001949D8" w:rsidRDefault="001949D8" w:rsidP="00EA659B">
                <w:pPr>
                  <w:jc w:val="center"/>
                </w:pPr>
                <w:r>
                  <w:rPr>
                    <w:rFonts w:ascii="MS Gothic" w:eastAsia="MS Gothic" w:hAnsi="MS Gothic" w:hint="eastAsia"/>
                  </w:rPr>
                  <w:t>☐</w:t>
                </w:r>
              </w:p>
            </w:tc>
          </w:sdtContent>
        </w:sdt>
      </w:tr>
      <w:tr w:rsidR="001949D8" w14:paraId="43BE25D9"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4FB8082C" w14:textId="77777777" w:rsidR="001949D8" w:rsidRDefault="001949D8" w:rsidP="00EA659B">
            <w:r>
              <w:t>F2</w:t>
            </w:r>
          </w:p>
        </w:tc>
        <w:tc>
          <w:tcPr>
            <w:tcW w:w="5244" w:type="dxa"/>
          </w:tcPr>
          <w:p w14:paraId="621E697B" w14:textId="77777777"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ＭＳ ゴシック"/>
              <w14:uncheckedState w14:val="2610" w14:font="ＭＳ ゴシック"/>
            </w14:checkbox>
          </w:sdtPr>
          <w:sdtEndPr/>
          <w:sdtContent>
            <w:tc>
              <w:tcPr>
                <w:tcW w:w="567" w:type="dxa"/>
              </w:tcPr>
              <w:p w14:paraId="43C18A4C" w14:textId="77777777"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ＭＳ ゴシック"/>
              <w14:uncheckedState w14:val="2610" w14:font="ＭＳ ゴシック"/>
            </w14:checkbox>
          </w:sdtPr>
          <w:sdtEndPr/>
          <w:sdtContent>
            <w:tc>
              <w:tcPr>
                <w:tcW w:w="567" w:type="dxa"/>
              </w:tcPr>
              <w:p w14:paraId="72E34DB0" w14:textId="77777777"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ＭＳ ゴシック"/>
              <w14:uncheckedState w14:val="2610" w14:font="ＭＳ ゴシック"/>
            </w14:checkbox>
          </w:sdtPr>
          <w:sdtEndPr/>
          <w:sdtContent>
            <w:tc>
              <w:tcPr>
                <w:tcW w:w="567" w:type="dxa"/>
              </w:tcPr>
              <w:p w14:paraId="15284F1A"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ＭＳ ゴシック"/>
              <w14:uncheckedState w14:val="2610" w14:font="ＭＳ ゴシック"/>
            </w14:checkbox>
          </w:sdtPr>
          <w:sdtEndPr/>
          <w:sdtContent>
            <w:tc>
              <w:tcPr>
                <w:tcW w:w="567" w:type="dxa"/>
              </w:tcPr>
              <w:p w14:paraId="466F5D2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ＭＳ ゴシック"/>
              <w14:uncheckedState w14:val="2610" w14:font="ＭＳ ゴシック"/>
            </w14:checkbox>
          </w:sdtPr>
          <w:sdtEndPr/>
          <w:sdtContent>
            <w:tc>
              <w:tcPr>
                <w:tcW w:w="567" w:type="dxa"/>
              </w:tcPr>
              <w:p w14:paraId="395590A9"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ＭＳ ゴシック"/>
              <w14:uncheckedState w14:val="2610" w14:font="ＭＳ ゴシック"/>
            </w14:checkbox>
          </w:sdtPr>
          <w:sdtEndPr/>
          <w:sdtContent>
            <w:tc>
              <w:tcPr>
                <w:tcW w:w="599" w:type="dxa"/>
              </w:tcPr>
              <w:p w14:paraId="229B880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72CBAD54" w14:textId="77777777" w:rsidTr="00EA659B">
        <w:trPr>
          <w:cnfStyle w:val="000000100000" w:firstRow="0" w:lastRow="0" w:firstColumn="0" w:lastColumn="0" w:oddVBand="0" w:evenVBand="0" w:oddHBand="1" w:evenHBand="0" w:firstRowFirstColumn="0" w:firstRowLastColumn="0" w:lastRowFirstColumn="0" w:lastRowLastColumn="0"/>
        </w:trPr>
        <w:tc>
          <w:tcPr>
            <w:tcW w:w="534" w:type="dxa"/>
          </w:tcPr>
          <w:p w14:paraId="70BEBD3C" w14:textId="77777777" w:rsidR="001949D8" w:rsidRDefault="001949D8" w:rsidP="00EA659B">
            <w:r>
              <w:t>F3</w:t>
            </w:r>
          </w:p>
        </w:tc>
        <w:tc>
          <w:tcPr>
            <w:tcW w:w="5244" w:type="dxa"/>
          </w:tcPr>
          <w:p w14:paraId="606EAAF8" w14:textId="77777777" w:rsidR="001949D8" w:rsidRDefault="001949D8" w:rsidP="00EA659B">
            <w:r>
              <w:t>Texte sind gut lesbar</w:t>
            </w:r>
          </w:p>
        </w:tc>
        <w:sdt>
          <w:sdtPr>
            <w:rPr>
              <w:rFonts w:ascii="MS Gothic" w:eastAsia="MS Gothic" w:hint="eastAsia"/>
            </w:rPr>
            <w:id w:val="-726450945"/>
            <w14:checkbox>
              <w14:checked w14:val="1"/>
              <w14:checkedState w14:val="2612" w14:font="ＭＳ ゴシック"/>
              <w14:uncheckedState w14:val="2610" w14:font="ＭＳ ゴシック"/>
            </w14:checkbox>
          </w:sdtPr>
          <w:sdtEndPr/>
          <w:sdtContent>
            <w:tc>
              <w:tcPr>
                <w:tcW w:w="567" w:type="dxa"/>
              </w:tcPr>
              <w:p w14:paraId="10A1D5D2" w14:textId="77777777"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ＭＳ ゴシック"/>
              <w14:uncheckedState w14:val="2610" w14:font="ＭＳ ゴシック"/>
            </w14:checkbox>
          </w:sdtPr>
          <w:sdtEndPr/>
          <w:sdtContent>
            <w:tc>
              <w:tcPr>
                <w:tcW w:w="567" w:type="dxa"/>
              </w:tcPr>
              <w:p w14:paraId="2B949815"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ＭＳ ゴシック"/>
              <w14:uncheckedState w14:val="2610" w14:font="ＭＳ ゴシック"/>
            </w14:checkbox>
          </w:sdtPr>
          <w:sdtEndPr/>
          <w:sdtContent>
            <w:tc>
              <w:tcPr>
                <w:tcW w:w="567" w:type="dxa"/>
              </w:tcPr>
              <w:p w14:paraId="7E9B195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ＭＳ ゴシック"/>
              <w14:uncheckedState w14:val="2610" w14:font="ＭＳ ゴシック"/>
            </w14:checkbox>
          </w:sdtPr>
          <w:sdtEndPr/>
          <w:sdtContent>
            <w:tc>
              <w:tcPr>
                <w:tcW w:w="567" w:type="dxa"/>
              </w:tcPr>
              <w:p w14:paraId="1F283C42"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ＭＳ ゴシック"/>
              <w14:uncheckedState w14:val="2610" w14:font="ＭＳ ゴシック"/>
            </w14:checkbox>
          </w:sdtPr>
          <w:sdtEndPr/>
          <w:sdtContent>
            <w:tc>
              <w:tcPr>
                <w:tcW w:w="567" w:type="dxa"/>
              </w:tcPr>
              <w:p w14:paraId="659C6A0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ＭＳ ゴシック"/>
              <w14:uncheckedState w14:val="2610" w14:font="ＭＳ ゴシック"/>
            </w14:checkbox>
          </w:sdtPr>
          <w:sdtEndPr/>
          <w:sdtContent>
            <w:tc>
              <w:tcPr>
                <w:tcW w:w="599" w:type="dxa"/>
              </w:tcPr>
              <w:p w14:paraId="3C9D1F6F"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14:paraId="4F118309" w14:textId="77777777" w:rsidTr="00EA659B">
        <w:trPr>
          <w:cnfStyle w:val="000000010000" w:firstRow="0" w:lastRow="0" w:firstColumn="0" w:lastColumn="0" w:oddVBand="0" w:evenVBand="0" w:oddHBand="0" w:evenHBand="1" w:firstRowFirstColumn="0" w:firstRowLastColumn="0" w:lastRowFirstColumn="0" w:lastRowLastColumn="0"/>
        </w:trPr>
        <w:tc>
          <w:tcPr>
            <w:tcW w:w="534" w:type="dxa"/>
          </w:tcPr>
          <w:p w14:paraId="0AC55EB6" w14:textId="77777777" w:rsidR="001949D8" w:rsidRDefault="001949D8" w:rsidP="00EA659B">
            <w:r>
              <w:t>F4</w:t>
            </w:r>
          </w:p>
        </w:tc>
        <w:tc>
          <w:tcPr>
            <w:tcW w:w="5244" w:type="dxa"/>
          </w:tcPr>
          <w:p w14:paraId="50CF34DF" w14:textId="77777777"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ＭＳ ゴシック"/>
              <w14:uncheckedState w14:val="2610" w14:font="ＭＳ ゴシック"/>
            </w14:checkbox>
          </w:sdtPr>
          <w:sdtEndPr/>
          <w:sdtContent>
            <w:tc>
              <w:tcPr>
                <w:tcW w:w="567" w:type="dxa"/>
              </w:tcPr>
              <w:p w14:paraId="382C372A" w14:textId="77777777"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ＭＳ ゴシック"/>
              <w14:uncheckedState w14:val="2610" w14:font="ＭＳ ゴシック"/>
            </w14:checkbox>
          </w:sdtPr>
          <w:sdtEndPr/>
          <w:sdtContent>
            <w:tc>
              <w:tcPr>
                <w:tcW w:w="567" w:type="dxa"/>
              </w:tcPr>
              <w:p w14:paraId="134D0C2B"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ＭＳ ゴシック"/>
              <w14:uncheckedState w14:val="2610" w14:font="ＭＳ ゴシック"/>
            </w14:checkbox>
          </w:sdtPr>
          <w:sdtEndPr/>
          <w:sdtContent>
            <w:tc>
              <w:tcPr>
                <w:tcW w:w="567" w:type="dxa"/>
              </w:tcPr>
              <w:p w14:paraId="0DD89328"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ＭＳ ゴシック"/>
              <w14:uncheckedState w14:val="2610" w14:font="ＭＳ ゴシック"/>
            </w14:checkbox>
          </w:sdtPr>
          <w:sdtEndPr/>
          <w:sdtContent>
            <w:tc>
              <w:tcPr>
                <w:tcW w:w="567" w:type="dxa"/>
              </w:tcPr>
              <w:p w14:paraId="48922E96"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ＭＳ ゴシック"/>
              <w14:uncheckedState w14:val="2610" w14:font="ＭＳ ゴシック"/>
            </w14:checkbox>
          </w:sdtPr>
          <w:sdtEndPr/>
          <w:sdtContent>
            <w:tc>
              <w:tcPr>
                <w:tcW w:w="567" w:type="dxa"/>
              </w:tcPr>
              <w:p w14:paraId="2B120E27"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ＭＳ ゴシック"/>
              <w14:uncheckedState w14:val="2610" w14:font="ＭＳ ゴシック"/>
            </w14:checkbox>
          </w:sdtPr>
          <w:sdtEndPr/>
          <w:sdtContent>
            <w:tc>
              <w:tcPr>
                <w:tcW w:w="599" w:type="dxa"/>
              </w:tcPr>
              <w:p w14:paraId="6EB5C9F4" w14:textId="77777777" w:rsidR="001949D8" w:rsidRDefault="001949D8" w:rsidP="00EA659B">
                <w:pPr>
                  <w:jc w:val="center"/>
                  <w:rPr>
                    <w:rFonts w:ascii="MS Gothic" w:eastAsia="MS Gothic" w:hAnsi="MS Gothic"/>
                  </w:rPr>
                </w:pPr>
                <w:r>
                  <w:rPr>
                    <w:rFonts w:ascii="MS Gothic" w:eastAsia="MS Gothic" w:hAnsi="MS Gothic" w:hint="eastAsia"/>
                  </w:rPr>
                  <w:t>☐</w:t>
                </w:r>
              </w:p>
            </w:tc>
          </w:sdtContent>
        </w:sdt>
      </w:tr>
    </w:tbl>
    <w:p w14:paraId="6DDCD199" w14:textId="77777777" w:rsidR="00F9399F" w:rsidRDefault="00F9399F" w:rsidP="001949D8"/>
    <w:p w14:paraId="4B61D8E9" w14:textId="77777777" w:rsidR="00F9399F" w:rsidRDefault="00F9399F">
      <w:r>
        <w:br w:type="page"/>
      </w:r>
    </w:p>
    <w:tbl>
      <w:tblPr>
        <w:tblStyle w:val="MediumShading1-Accent1"/>
        <w:tblW w:w="0" w:type="auto"/>
        <w:tblLook w:val="0420" w:firstRow="1" w:lastRow="0" w:firstColumn="0" w:lastColumn="0" w:noHBand="0" w:noVBand="1"/>
      </w:tblPr>
      <w:tblGrid>
        <w:gridCol w:w="9212"/>
      </w:tblGrid>
      <w:tr w:rsidR="001949D8" w14:paraId="284C222B" w14:textId="77777777"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14:paraId="03CB4614" w14:textId="77777777" w:rsidR="001949D8" w:rsidRDefault="001949D8" w:rsidP="00EA659B">
            <w:r>
              <w:lastRenderedPageBreak/>
              <w:t>Kommentare und Verbesserungsvorschläge</w:t>
            </w:r>
          </w:p>
        </w:tc>
      </w:tr>
      <w:tr w:rsidR="001949D8" w14:paraId="3C82432A" w14:textId="77777777"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14:paraId="0BC7883E" w14:textId="77777777"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w:t>
            </w:r>
            <w:proofErr w:type="spellStart"/>
            <w:r>
              <w:t>evt</w:t>
            </w:r>
            <w:proofErr w:type="spellEnd"/>
            <w:r>
              <w:t xml:space="preserve">. </w:t>
            </w:r>
            <w:r w:rsidR="00F86B0F">
              <w:t>h</w:t>
            </w:r>
            <w:r>
              <w:t>ilfreich</w:t>
            </w:r>
          </w:p>
          <w:p w14:paraId="00C263FB" w14:textId="77777777" w:rsidR="001949D8" w:rsidRDefault="000A5E59" w:rsidP="00EA659B">
            <w:pPr>
              <w:pStyle w:val="ListParagraph"/>
              <w:numPr>
                <w:ilvl w:val="0"/>
                <w:numId w:val="6"/>
              </w:numPr>
            </w:pPr>
            <w:r>
              <w:t>Wechsel zum Zoom-Modus eines Projektes komisch/unerwartet. Würde nicht automatisch zoomen, dafür Zoom-Button anzeigen.</w:t>
            </w:r>
          </w:p>
        </w:tc>
      </w:tr>
    </w:tbl>
    <w:p w14:paraId="6C5777D3" w14:textId="77777777" w:rsidR="00DE73A0" w:rsidRDefault="006F05F0" w:rsidP="002D7CD9">
      <w:pPr>
        <w:pStyle w:val="Heading3"/>
      </w:pPr>
      <w:bookmarkStart w:id="43" w:name="_Toc312080566"/>
      <w:r w:rsidRPr="002D7CD9">
        <w:t>Gesamtauswertung</w:t>
      </w:r>
      <w:bookmarkEnd w:id="43"/>
    </w:p>
    <w:p w14:paraId="729CCF96" w14:textId="77777777"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14:paraId="04D4AA1A" w14:textId="77777777"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14:paraId="6D8E5D9E" w14:textId="77777777" w:rsidR="00E1090A" w:rsidRDefault="002030E7" w:rsidP="00E1090A">
      <w:pPr>
        <w:keepNext/>
      </w:pPr>
      <w:r>
        <w:rPr>
          <w:noProof/>
          <w:lang w:val="en-US"/>
        </w:rPr>
        <w:drawing>
          <wp:inline distT="0" distB="0" distL="0" distR="0" wp14:anchorId="76A80CC6" wp14:editId="27FF0DAE">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9AA5CC1" w14:textId="77777777" w:rsidR="002030E7" w:rsidRDefault="00E1090A" w:rsidP="00E1090A">
      <w:pPr>
        <w:pStyle w:val="Caption"/>
      </w:pPr>
      <w:bookmarkStart w:id="44" w:name="_Toc312080614"/>
      <w:r>
        <w:t xml:space="preserve">Abbildung </w:t>
      </w:r>
      <w:r w:rsidR="00E011FE">
        <w:fldChar w:fldCharType="begin"/>
      </w:r>
      <w:r w:rsidR="00E011FE">
        <w:instrText xml:space="preserve"> SEQ Abbildung \* ARABIC </w:instrText>
      </w:r>
      <w:r w:rsidR="00E011FE">
        <w:fldChar w:fldCharType="separate"/>
      </w:r>
      <w:r w:rsidR="004B5903">
        <w:rPr>
          <w:noProof/>
        </w:rPr>
        <w:t>13</w:t>
      </w:r>
      <w:r w:rsidR="00E011FE">
        <w:rPr>
          <w:noProof/>
        </w:rPr>
        <w:fldChar w:fldCharType="end"/>
      </w:r>
      <w:r>
        <w:t xml:space="preserve"> - Effektivität</w:t>
      </w:r>
      <w:bookmarkEnd w:id="44"/>
    </w:p>
    <w:p w14:paraId="67B51062" w14:textId="77777777" w:rsidR="004226F6" w:rsidRDefault="004226F6" w:rsidP="005A2CC3"/>
    <w:p w14:paraId="28426941" w14:textId="77777777" w:rsidR="00E1090A" w:rsidRDefault="002B64CD" w:rsidP="00E1090A">
      <w:pPr>
        <w:keepNext/>
      </w:pPr>
      <w:r>
        <w:rPr>
          <w:noProof/>
          <w:lang w:val="en-US"/>
        </w:rPr>
        <w:lastRenderedPageBreak/>
        <w:drawing>
          <wp:inline distT="0" distB="0" distL="0" distR="0" wp14:anchorId="7EBC8886" wp14:editId="21CE855A">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6CC9A70" w14:textId="77777777" w:rsidR="002B64CD" w:rsidRDefault="00E1090A" w:rsidP="00E1090A">
      <w:pPr>
        <w:pStyle w:val="Caption"/>
      </w:pPr>
      <w:bookmarkStart w:id="45" w:name="_Toc312080615"/>
      <w:r>
        <w:t xml:space="preserve">Abbildung </w:t>
      </w:r>
      <w:r w:rsidR="00E011FE">
        <w:fldChar w:fldCharType="begin"/>
      </w:r>
      <w:r w:rsidR="00E011FE">
        <w:instrText xml:space="preserve"> SEQ Abbildung \* ARABIC </w:instrText>
      </w:r>
      <w:r w:rsidR="00E011FE">
        <w:fldChar w:fldCharType="separate"/>
      </w:r>
      <w:r w:rsidR="004B5903">
        <w:rPr>
          <w:noProof/>
        </w:rPr>
        <w:t>14</w:t>
      </w:r>
      <w:r w:rsidR="00E011FE">
        <w:rPr>
          <w:noProof/>
        </w:rPr>
        <w:fldChar w:fldCharType="end"/>
      </w:r>
      <w:r>
        <w:t xml:space="preserve"> - Effizienz</w:t>
      </w:r>
      <w:bookmarkEnd w:id="45"/>
    </w:p>
    <w:p w14:paraId="424D7A87" w14:textId="77777777" w:rsidR="00E1090A" w:rsidRDefault="002B64CD" w:rsidP="00E1090A">
      <w:pPr>
        <w:keepNext/>
      </w:pPr>
      <w:r>
        <w:rPr>
          <w:noProof/>
          <w:lang w:val="en-US"/>
        </w:rPr>
        <w:drawing>
          <wp:inline distT="0" distB="0" distL="0" distR="0" wp14:anchorId="0ADE8D2A" wp14:editId="16DA31F8">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625D98" w14:textId="77777777" w:rsidR="002B64CD" w:rsidRDefault="00E1090A" w:rsidP="00E1090A">
      <w:pPr>
        <w:pStyle w:val="Caption"/>
      </w:pPr>
      <w:bookmarkStart w:id="46" w:name="_Toc312080616"/>
      <w:r>
        <w:t xml:space="preserve">Abbildung </w:t>
      </w:r>
      <w:r w:rsidR="00E011FE">
        <w:fldChar w:fldCharType="begin"/>
      </w:r>
      <w:r w:rsidR="00E011FE">
        <w:instrText xml:space="preserve"> SEQ Abbildung \* ARABIC </w:instrText>
      </w:r>
      <w:r w:rsidR="00E011FE">
        <w:fldChar w:fldCharType="separate"/>
      </w:r>
      <w:r w:rsidR="004B5903">
        <w:rPr>
          <w:noProof/>
        </w:rPr>
        <w:t>15</w:t>
      </w:r>
      <w:r w:rsidR="00E011FE">
        <w:rPr>
          <w:noProof/>
        </w:rPr>
        <w:fldChar w:fldCharType="end"/>
      </w:r>
      <w:r>
        <w:t xml:space="preserve"> - Fehlertoleranz</w:t>
      </w:r>
      <w:bookmarkEnd w:id="46"/>
    </w:p>
    <w:p w14:paraId="25AD4DD0" w14:textId="77777777" w:rsidR="004226F6" w:rsidRDefault="004226F6" w:rsidP="005A2CC3"/>
    <w:p w14:paraId="048EE3E2" w14:textId="77777777" w:rsidR="00E1090A" w:rsidRDefault="00410A4A" w:rsidP="00E1090A">
      <w:pPr>
        <w:keepNext/>
      </w:pPr>
      <w:r>
        <w:rPr>
          <w:noProof/>
          <w:lang w:val="en-US"/>
        </w:rPr>
        <w:lastRenderedPageBreak/>
        <w:drawing>
          <wp:inline distT="0" distB="0" distL="0" distR="0" wp14:anchorId="4BBBA2ED" wp14:editId="786641E6">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C8F4DE" w14:textId="77777777" w:rsidR="00410A4A" w:rsidRDefault="00E1090A" w:rsidP="00E1090A">
      <w:pPr>
        <w:pStyle w:val="Caption"/>
      </w:pPr>
      <w:bookmarkStart w:id="47" w:name="_Toc312080617"/>
      <w:r>
        <w:t xml:space="preserve">Abbildung </w:t>
      </w:r>
      <w:r w:rsidR="00E011FE">
        <w:fldChar w:fldCharType="begin"/>
      </w:r>
      <w:r w:rsidR="00E011FE">
        <w:instrText xml:space="preserve"> SEQ Abbildung \* ARABIC </w:instrText>
      </w:r>
      <w:r w:rsidR="00E011FE">
        <w:fldChar w:fldCharType="separate"/>
      </w:r>
      <w:r w:rsidR="004B5903">
        <w:rPr>
          <w:noProof/>
        </w:rPr>
        <w:t>16</w:t>
      </w:r>
      <w:r w:rsidR="00E011FE">
        <w:rPr>
          <w:noProof/>
        </w:rPr>
        <w:fldChar w:fldCharType="end"/>
      </w:r>
      <w:r>
        <w:t xml:space="preserve"> - Zufriedenheit</w:t>
      </w:r>
      <w:bookmarkEnd w:id="47"/>
    </w:p>
    <w:p w14:paraId="5066E973" w14:textId="77777777" w:rsidR="00E1090A" w:rsidRDefault="0056092B" w:rsidP="00E1090A">
      <w:pPr>
        <w:keepNext/>
      </w:pPr>
      <w:r>
        <w:rPr>
          <w:noProof/>
          <w:lang w:val="en-US"/>
        </w:rPr>
        <w:drawing>
          <wp:inline distT="0" distB="0" distL="0" distR="0" wp14:anchorId="05FB12AA" wp14:editId="0C07ABD9">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716C3E9" w14:textId="77777777" w:rsidR="0056092B" w:rsidRDefault="00E1090A" w:rsidP="00E1090A">
      <w:pPr>
        <w:pStyle w:val="Caption"/>
      </w:pPr>
      <w:bookmarkStart w:id="48" w:name="_Toc312080618"/>
      <w:r>
        <w:t xml:space="preserve">Abbildung </w:t>
      </w:r>
      <w:r w:rsidR="00E011FE">
        <w:fldChar w:fldCharType="begin"/>
      </w:r>
      <w:r w:rsidR="00E011FE">
        <w:instrText xml:space="preserve"> SEQ Abbildung \* ARABIC </w:instrText>
      </w:r>
      <w:r w:rsidR="00E011FE">
        <w:fldChar w:fldCharType="separate"/>
      </w:r>
      <w:r w:rsidR="004B5903">
        <w:rPr>
          <w:noProof/>
        </w:rPr>
        <w:t>17</w:t>
      </w:r>
      <w:r w:rsidR="00E011FE">
        <w:rPr>
          <w:noProof/>
        </w:rPr>
        <w:fldChar w:fldCharType="end"/>
      </w:r>
      <w:r>
        <w:t xml:space="preserve"> - Erlernbarkeit</w:t>
      </w:r>
      <w:bookmarkEnd w:id="48"/>
    </w:p>
    <w:p w14:paraId="5F668108" w14:textId="77777777" w:rsidR="004226F6" w:rsidRDefault="004226F6" w:rsidP="005A2CC3"/>
    <w:p w14:paraId="7A71035E" w14:textId="77777777" w:rsidR="00E1090A" w:rsidRDefault="004226F6" w:rsidP="00E1090A">
      <w:pPr>
        <w:keepNext/>
      </w:pPr>
      <w:r>
        <w:rPr>
          <w:noProof/>
          <w:lang w:val="en-US"/>
        </w:rPr>
        <w:lastRenderedPageBreak/>
        <w:drawing>
          <wp:inline distT="0" distB="0" distL="0" distR="0" wp14:anchorId="1D585E21" wp14:editId="621FD79A">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C9B29D4" w14:textId="77777777" w:rsidR="004226F6" w:rsidRDefault="00E1090A" w:rsidP="00E1090A">
      <w:pPr>
        <w:pStyle w:val="Caption"/>
      </w:pPr>
      <w:bookmarkStart w:id="49" w:name="_Toc312080619"/>
      <w:r>
        <w:t xml:space="preserve">Abbildung </w:t>
      </w:r>
      <w:r w:rsidR="00E011FE">
        <w:fldChar w:fldCharType="begin"/>
      </w:r>
      <w:r w:rsidR="00E011FE">
        <w:instrText xml:space="preserve"> SEQ Abbildung \* ARABIC </w:instrText>
      </w:r>
      <w:r w:rsidR="00E011FE">
        <w:fldChar w:fldCharType="separate"/>
      </w:r>
      <w:r w:rsidR="004B5903">
        <w:rPr>
          <w:noProof/>
        </w:rPr>
        <w:t>18</w:t>
      </w:r>
      <w:r w:rsidR="00E011FE">
        <w:rPr>
          <w:noProof/>
        </w:rPr>
        <w:fldChar w:fldCharType="end"/>
      </w:r>
      <w:r>
        <w:t xml:space="preserve"> - Design</w:t>
      </w:r>
      <w:bookmarkEnd w:id="49"/>
    </w:p>
    <w:p w14:paraId="47A08D72" w14:textId="77777777" w:rsidR="006609CF" w:rsidRDefault="00B76302" w:rsidP="00B76302">
      <w:pPr>
        <w:pStyle w:val="Heading3"/>
      </w:pPr>
      <w:bookmarkStart w:id="50" w:name="_Toc312080567"/>
      <w:r>
        <w:t>Fazit</w:t>
      </w:r>
      <w:bookmarkEnd w:id="50"/>
    </w:p>
    <w:p w14:paraId="755F29AC" w14:textId="77777777"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14:paraId="5ECEB4D4" w14:textId="77777777"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w:t>
      </w:r>
      <w:proofErr w:type="spellStart"/>
      <w:r>
        <w:t>Scrollbereichs</w:t>
      </w:r>
      <w:proofErr w:type="spellEnd"/>
      <w:r>
        <w:t xml:space="preserve"> </w:t>
      </w:r>
      <w:r w:rsidR="006F6399">
        <w:t xml:space="preserve">bewegen. </w:t>
      </w:r>
      <w:r w:rsidR="00B225BC">
        <w:t>Dies wurde vermutlich durch die Verwendung von Schlagschatten bei den Project Notes verursacht und konnte behoben werden.</w:t>
      </w:r>
    </w:p>
    <w:p w14:paraId="3AFC00E8" w14:textId="77777777"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14:paraId="70BBA097" w14:textId="77777777"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 xml:space="preserve">zten Filterkriterien mit einem </w:t>
      </w:r>
      <w:proofErr w:type="spellStart"/>
      <w:r w:rsidR="006D63CF">
        <w:t>s</w:t>
      </w:r>
      <w:r>
        <w:t>wipe</w:t>
      </w:r>
      <w:proofErr w:type="spellEnd"/>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14:paraId="690CB8AA" w14:textId="77777777"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w:t>
      </w:r>
      <w:commentRangeStart w:id="51"/>
      <w:proofErr w:type="spellStart"/>
      <w:r w:rsidR="001B0A93">
        <w:t>single</w:t>
      </w:r>
      <w:proofErr w:type="spellEnd"/>
      <w:r w:rsidR="001B0A93">
        <w:t xml:space="preserve"> </w:t>
      </w:r>
      <w:proofErr w:type="spellStart"/>
      <w:r w:rsidR="001B0A93">
        <w:t>tab</w:t>
      </w:r>
      <w:proofErr w:type="spellEnd"/>
      <w:r w:rsidR="001B0A93">
        <w:t xml:space="preserve"> </w:t>
      </w:r>
      <w:commentRangeEnd w:id="51"/>
      <w:r w:rsidR="00AB34CF">
        <w:rPr>
          <w:rStyle w:val="CommentReference"/>
        </w:rPr>
        <w:commentReference w:id="51"/>
      </w:r>
      <w:r w:rsidR="001B0A93">
        <w:t xml:space="preserve">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14:paraId="28153CAF" w14:textId="77777777" w:rsidR="00220D5B" w:rsidRDefault="006D63CF" w:rsidP="00224311">
      <w:pPr>
        <w:pStyle w:val="ListParagraph"/>
        <w:numPr>
          <w:ilvl w:val="0"/>
          <w:numId w:val="7"/>
        </w:numPr>
      </w:pPr>
      <w:r>
        <w:t xml:space="preserve">In der Übersicht über die Project Notes wurde nach dem Setzen oder Entfernen eines Filterkriteriums die Position der </w:t>
      </w:r>
      <w:proofErr w:type="spellStart"/>
      <w:r>
        <w:t>Scrollbar</w:t>
      </w:r>
      <w:proofErr w:type="spellEnd"/>
      <w:r>
        <w:t xml:space="preserve">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w:t>
      </w:r>
      <w:proofErr w:type="spellStart"/>
      <w:r>
        <w:t>Scrollbar</w:t>
      </w:r>
      <w:proofErr w:type="spellEnd"/>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14:paraId="51C5C0C4" w14:textId="77777777"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14:paraId="2A810C13" w14:textId="77777777"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14:paraId="33B90BD2" w14:textId="77777777" w:rsidR="00DE73A0" w:rsidRDefault="00DE73A0">
      <w:pPr>
        <w:rPr>
          <w:rFonts w:asciiTheme="majorHAnsi" w:hAnsiTheme="majorHAnsi"/>
          <w:b/>
          <w:bCs/>
          <w:color w:val="4F4F59"/>
          <w:spacing w:val="15"/>
          <w:sz w:val="24"/>
          <w:szCs w:val="22"/>
        </w:rPr>
      </w:pPr>
      <w:r>
        <w:br w:type="page"/>
      </w:r>
    </w:p>
    <w:p w14:paraId="5D0745BD" w14:textId="77777777" w:rsidR="00A810ED" w:rsidRDefault="00C65656" w:rsidP="00C46514">
      <w:pPr>
        <w:pStyle w:val="Heading1"/>
      </w:pPr>
      <w:bookmarkStart w:id="52" w:name="_Toc312080568"/>
      <w:r>
        <w:lastRenderedPageBreak/>
        <w:t>Betriebs</w:t>
      </w:r>
      <w:r w:rsidR="00D377CC">
        <w:t>-</w:t>
      </w:r>
      <w:r w:rsidR="00C46514" w:rsidRPr="00C46514">
        <w:t xml:space="preserve"> &amp; Installationsdokumentation</w:t>
      </w:r>
      <w:bookmarkEnd w:id="52"/>
    </w:p>
    <w:p w14:paraId="7B0B4450" w14:textId="77777777" w:rsidR="00F46390" w:rsidRDefault="00C029A2" w:rsidP="00C029A2">
      <w:pPr>
        <w:pStyle w:val="Heading2"/>
      </w:pPr>
      <w:bookmarkStart w:id="53" w:name="_Toc312080569"/>
      <w:r>
        <w:t>Betriebskonzept</w:t>
      </w:r>
      <w:bookmarkEnd w:id="53"/>
    </w:p>
    <w:p w14:paraId="7A48BD66" w14:textId="77777777"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14:paraId="5396FA80" w14:textId="77777777" w:rsidR="00092089" w:rsidRPr="003845C3" w:rsidRDefault="00092089" w:rsidP="00092089">
      <w:pPr>
        <w:pStyle w:val="Heading3"/>
      </w:pPr>
      <w:bookmarkStart w:id="54" w:name="_Toc312080570"/>
      <w:r>
        <w:t>Reinigung</w:t>
      </w:r>
      <w:bookmarkEnd w:id="54"/>
    </w:p>
    <w:p w14:paraId="6214D17F" w14:textId="77777777" w:rsidR="00C029A2" w:rsidRDefault="00DF4007" w:rsidP="00C029A2">
      <w:r>
        <w:t xml:space="preserve">Der Surface </w:t>
      </w:r>
      <w:proofErr w:type="spellStart"/>
      <w:r>
        <w:t>Touchtisch</w:t>
      </w:r>
      <w:proofErr w:type="spellEnd"/>
      <w:r>
        <w:t xml:space="preserve"> soll</w:t>
      </w:r>
      <w:r w:rsidRPr="00DF4007">
        <w:t xml:space="preserve"> periodisch (minimal wöchentlich) gereinigt werden, um die </w:t>
      </w:r>
      <w:r w:rsidR="00C829E9">
        <w:t>O</w:t>
      </w:r>
      <w:r w:rsidRPr="00DF4007">
        <w:t>berflächenverschmutzung infolge der Berührungen zu entfernen.</w:t>
      </w:r>
    </w:p>
    <w:p w14:paraId="53B5DC89" w14:textId="77777777" w:rsidR="00E07C1B" w:rsidRDefault="00E07C1B" w:rsidP="00E07C1B">
      <w:pPr>
        <w:pStyle w:val="Heading3"/>
      </w:pPr>
      <w:bookmarkStart w:id="55" w:name="_Toc312080571"/>
      <w:r>
        <w:t>Aktualisierung der Projektreferenzen</w:t>
      </w:r>
      <w:bookmarkEnd w:id="55"/>
    </w:p>
    <w:p w14:paraId="02DA6717" w14:textId="77777777"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 xml:space="preserve">esten über einen </w:t>
      </w:r>
      <w:proofErr w:type="spellStart"/>
      <w:r>
        <w:t>Cronjob</w:t>
      </w:r>
      <w:proofErr w:type="spellEnd"/>
      <w:r>
        <w:t xml:space="preserve"> zu realisieren. Da</w:t>
      </w:r>
      <w:r w:rsidR="004865C7">
        <w:t xml:space="preserve">zu sollte dann auch eine </w:t>
      </w:r>
      <w:proofErr w:type="spellStart"/>
      <w:r w:rsidR="004865C7">
        <w:t>Sharep</w:t>
      </w:r>
      <w:r>
        <w:t>oint</w:t>
      </w:r>
      <w:proofErr w:type="spellEnd"/>
      <w:r w:rsidR="00D267F2">
        <w:t xml:space="preserve"> Anbindung implementiert werden (</w:t>
      </w:r>
      <w:proofErr w:type="spellStart"/>
      <w:r w:rsidR="00F0236F">
        <w:t>Todo</w:t>
      </w:r>
      <w:proofErr w:type="spellEnd"/>
      <w:r w:rsidR="00F0236F">
        <w:t>: Siehe Weiterentwicklung</w:t>
      </w:r>
      <w:r w:rsidR="00D267F2">
        <w:t>)</w:t>
      </w:r>
      <w:r>
        <w:t>.</w:t>
      </w:r>
    </w:p>
    <w:p w14:paraId="0FB17F60" w14:textId="77777777" w:rsidR="00E07C1B" w:rsidRDefault="00E85AA6" w:rsidP="00E07C1B">
      <w:pPr>
        <w:pStyle w:val="Heading3"/>
      </w:pPr>
      <w:bookmarkStart w:id="56" w:name="_Toc312080572"/>
      <w:r>
        <w:t>Neustarten des Surface</w:t>
      </w:r>
      <w:bookmarkEnd w:id="56"/>
    </w:p>
    <w:p w14:paraId="27704B30" w14:textId="77777777" w:rsidR="00E85AA6" w:rsidRPr="00E85AA6" w:rsidRDefault="00E85AA6" w:rsidP="00E85AA6">
      <w:r>
        <w:t xml:space="preserve">Für die aktuelle Version der Applikation kann nicht garantiert werden, dass keine Memory </w:t>
      </w:r>
      <w:proofErr w:type="spellStart"/>
      <w:r>
        <w:t>Leaks</w:t>
      </w:r>
      <w:proofErr w:type="spellEnd"/>
      <w:r>
        <w:t xml:space="preserve"> vorhanden sind. Aus diesem Grund soll die Applikation täglich </w:t>
      </w:r>
      <w:r w:rsidR="00EA3A82">
        <w:t>beendet</w:t>
      </w:r>
      <w:r>
        <w:t xml:space="preserve"> und neu gestartet werden.</w:t>
      </w:r>
    </w:p>
    <w:p w14:paraId="1A013B98" w14:textId="77777777" w:rsidR="00EC50B1" w:rsidRDefault="00EC50B1" w:rsidP="00EC50B1">
      <w:pPr>
        <w:pStyle w:val="Heading3"/>
      </w:pPr>
      <w:bookmarkStart w:id="57" w:name="_Toc312080573"/>
      <w:r>
        <w:t>Mapping</w:t>
      </w:r>
      <w:bookmarkEnd w:id="57"/>
    </w:p>
    <w:p w14:paraId="3C57F0D0" w14:textId="77777777" w:rsidR="00391A2F" w:rsidRDefault="00EC50B1" w:rsidP="00EC50B1">
      <w:r>
        <w:t xml:space="preserve">Werden neue Project Notes hinzugefügt, muss </w:t>
      </w:r>
      <w:bookmarkStart w:id="58" w:name="_Toc310273091"/>
      <w:r w:rsidR="00EA3A82">
        <w:t>die Aggregation der Kategorien und Begriffe</w:t>
      </w:r>
      <w:bookmarkEnd w:id="58"/>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14:paraId="14BE370E" w14:textId="77777777" w:rsidR="00C65656" w:rsidRDefault="00C65656" w:rsidP="00C65656">
      <w:pPr>
        <w:pStyle w:val="Heading2"/>
      </w:pPr>
      <w:bookmarkStart w:id="59" w:name="_Toc312080574"/>
      <w:r>
        <w:t>Installationsanleitung</w:t>
      </w:r>
      <w:bookmarkEnd w:id="59"/>
    </w:p>
    <w:p w14:paraId="6052BF3E" w14:textId="77777777"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und eventuell angepasst werden.</w:t>
      </w:r>
    </w:p>
    <w:p w14:paraId="617F9F56" w14:textId="77777777" w:rsidR="00C65656" w:rsidRDefault="00C65656" w:rsidP="00C65656">
      <w:pPr>
        <w:pStyle w:val="Heading3"/>
      </w:pPr>
      <w:bookmarkStart w:id="60" w:name="_Toc312080575"/>
      <w:r>
        <w:t>Vorbedingungen</w:t>
      </w:r>
      <w:bookmarkEnd w:id="60"/>
    </w:p>
    <w:p w14:paraId="7810A312" w14:textId="77777777" w:rsidR="003B7E7D" w:rsidRDefault="003B7E7D" w:rsidP="00EC50B1">
      <w:r>
        <w:t>Es wird benötigt:</w:t>
      </w:r>
    </w:p>
    <w:p w14:paraId="314CDAE8" w14:textId="77777777" w:rsidR="003B7E7D" w:rsidRDefault="003B7E7D" w:rsidP="003B7E7D">
      <w:pPr>
        <w:pStyle w:val="ListParagraph"/>
        <w:numPr>
          <w:ilvl w:val="0"/>
          <w:numId w:val="6"/>
        </w:numPr>
      </w:pPr>
      <w:r>
        <w:t xml:space="preserve">Kompilierte Version </w:t>
      </w:r>
      <w:r w:rsidR="009756F2">
        <w:t>des Projektes</w:t>
      </w:r>
    </w:p>
    <w:p w14:paraId="6C76C960" w14:textId="77777777" w:rsidR="003B7E7D" w:rsidRDefault="003B7E7D" w:rsidP="003B7E7D">
      <w:pPr>
        <w:pStyle w:val="ListParagraph"/>
        <w:numPr>
          <w:ilvl w:val="0"/>
          <w:numId w:val="6"/>
        </w:numPr>
      </w:pPr>
      <w:r>
        <w:t xml:space="preserve">.NET, Surface 2 </w:t>
      </w:r>
      <w:proofErr w:type="spellStart"/>
      <w:r>
        <w:t>Runtime</w:t>
      </w:r>
      <w:proofErr w:type="spellEnd"/>
    </w:p>
    <w:p w14:paraId="24185293" w14:textId="77777777" w:rsidR="003B7E7D" w:rsidRDefault="003B7E7D" w:rsidP="003B7E7D">
      <w:pPr>
        <w:pStyle w:val="ListParagraph"/>
        <w:numPr>
          <w:ilvl w:val="0"/>
          <w:numId w:val="6"/>
        </w:numPr>
      </w:pPr>
      <w:r>
        <w:t>Adobe Reader X (v10)</w:t>
      </w:r>
    </w:p>
    <w:p w14:paraId="54249E0E" w14:textId="77777777" w:rsidR="003B7E7D" w:rsidRPr="002C2673" w:rsidRDefault="003B7E7D" w:rsidP="003B7E7D">
      <w:pPr>
        <w:pStyle w:val="ListParagraph"/>
        <w:numPr>
          <w:ilvl w:val="0"/>
          <w:numId w:val="6"/>
        </w:numPr>
      </w:pPr>
      <w:r>
        <w:t>Internetverbindung</w:t>
      </w:r>
    </w:p>
    <w:p w14:paraId="1BD051F6" w14:textId="77777777" w:rsidR="00C65656" w:rsidRDefault="00391A2F" w:rsidP="00EC50B1">
      <w:r>
        <w:t>Der Pfad zum Adobe Re</w:t>
      </w:r>
      <w:r w:rsidR="00832518">
        <w:t xml:space="preserve">ader muss über das </w:t>
      </w:r>
      <w:proofErr w:type="spellStart"/>
      <w:r w:rsidR="00832518">
        <w:t>Config</w:t>
      </w:r>
      <w:proofErr w:type="spellEnd"/>
      <w:r w:rsidR="00832518">
        <w:t xml:space="preserve"> File </w:t>
      </w:r>
      <w:proofErr w:type="spellStart"/>
      <w:r w:rsidR="003B7E7D">
        <w:t>ProjectFlip.Preparer</w:t>
      </w:r>
      <w:proofErr w:type="spellEnd"/>
      <w:r w:rsidR="0066695B">
        <w:t>/bin/Release/</w:t>
      </w:r>
      <w:proofErr w:type="spellStart"/>
      <w:r w:rsidR="003B7E7D">
        <w:t>ProjectFlip.Preparer</w:t>
      </w:r>
      <w:r w:rsidR="0066695B" w:rsidRPr="0066695B">
        <w:t>.exe.config</w:t>
      </w:r>
      <w:proofErr w:type="spellEnd"/>
      <w:r w:rsidR="0066695B">
        <w:t xml:space="preserve"> </w:t>
      </w:r>
      <w:r>
        <w:t>eingestellt werden.</w:t>
      </w:r>
    </w:p>
    <w:p w14:paraId="21E4F9CD" w14:textId="77777777" w:rsidR="00434B23" w:rsidRDefault="00434B23">
      <w:pPr>
        <w:rPr>
          <w:color w:val="4F4F59"/>
          <w:spacing w:val="15"/>
          <w:sz w:val="22"/>
          <w:szCs w:val="22"/>
        </w:rPr>
      </w:pPr>
      <w:r>
        <w:br w:type="page"/>
      </w:r>
    </w:p>
    <w:p w14:paraId="684FE01F" w14:textId="77777777" w:rsidR="00C65656" w:rsidRDefault="00C65656" w:rsidP="00C65656">
      <w:pPr>
        <w:pStyle w:val="Heading3"/>
      </w:pPr>
      <w:bookmarkStart w:id="61" w:name="_Toc312080576"/>
      <w:r>
        <w:lastRenderedPageBreak/>
        <w:t>Installation</w:t>
      </w:r>
      <w:bookmarkEnd w:id="61"/>
    </w:p>
    <w:p w14:paraId="5B55FD5F" w14:textId="77777777" w:rsidR="00C65656" w:rsidRDefault="00C65656" w:rsidP="00EC50B1">
      <w:r>
        <w:t>Um die Applikation zu installieren, müss</w:t>
      </w:r>
      <w:r w:rsidR="0054541F">
        <w:t>en die kompilierten Dateien (exe</w:t>
      </w:r>
      <w:r>
        <w:t xml:space="preserve">, </w:t>
      </w:r>
      <w:proofErr w:type="spellStart"/>
      <w:r>
        <w:t>dll</w:t>
      </w:r>
      <w:proofErr w:type="spellEnd"/>
      <w:r>
        <w:t>) in</w:t>
      </w:r>
      <w:r w:rsidR="00434B23">
        <w:t xml:space="preserve"> der</w:t>
      </w:r>
      <w:r>
        <w:t xml:space="preserve"> aktuell kompilierten Ordnerhierarchie auf das Zielgerät kopiert werden. Zusätzlich muss der Ordner „</w:t>
      </w:r>
      <w:r w:rsidRPr="00C65656">
        <w:t>Resources</w:t>
      </w:r>
      <w:r>
        <w:t xml:space="preserve">“ kopiert werden, der dann, relativ zum Ausführungspfad, </w:t>
      </w:r>
      <w:r w:rsidR="00D5798F">
        <w:t>zwe</w:t>
      </w:r>
      <w:r w:rsidR="009924E2">
        <w:t>i</w:t>
      </w:r>
      <w:r>
        <w:t xml:space="preserve"> Ordnerebenen weiter oben liegen muss.</w:t>
      </w:r>
    </w:p>
    <w:p w14:paraId="0CE605DF" w14:textId="77777777" w:rsidR="00C65656" w:rsidRDefault="00C65656" w:rsidP="00C65656">
      <w:pPr>
        <w:pStyle w:val="Heading3"/>
      </w:pPr>
      <w:bookmarkStart w:id="62" w:name="_Toc312080577"/>
      <w:r>
        <w:t>Download der Project Notes</w:t>
      </w:r>
      <w:bookmarkEnd w:id="62"/>
    </w:p>
    <w:p w14:paraId="6F7C061D" w14:textId="77777777" w:rsidR="00C65656" w:rsidRDefault="00C65656" w:rsidP="00EC50B1">
      <w:r>
        <w:t>Als Nächstes müssen alle Project Notes heruntergeladen u</w:t>
      </w:r>
      <w:r w:rsidR="00D5798F">
        <w:t>nd ins</w:t>
      </w:r>
      <w:r>
        <w:t xml:space="preserve"> XPS Format konvertiert werden. Dies geschieht mithilfe</w:t>
      </w:r>
      <w:r w:rsidR="0066695B">
        <w:t xml:space="preserve"> des </w:t>
      </w:r>
      <w:proofErr w:type="spellStart"/>
      <w:r w:rsidR="0066695B">
        <w:t>Preparers</w:t>
      </w:r>
      <w:proofErr w:type="spellEnd"/>
      <w:r w:rsidR="0066695B">
        <w:t xml:space="preserve">, der sich unter </w:t>
      </w:r>
      <w:proofErr w:type="spellStart"/>
      <w:r w:rsidRPr="00C65656">
        <w:t>ProjectFlip.Preparer</w:t>
      </w:r>
      <w:proofErr w:type="spellEnd"/>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14:paraId="04037908" w14:textId="77777777" w:rsidR="00391A2F" w:rsidRDefault="00391A2F" w:rsidP="00391A2F">
      <w:pPr>
        <w:pStyle w:val="Heading3"/>
      </w:pPr>
      <w:bookmarkStart w:id="63" w:name="_Toc312080578"/>
      <w:r>
        <w:t>Ausführen der Applikation</w:t>
      </w:r>
      <w:bookmarkEnd w:id="63"/>
    </w:p>
    <w:p w14:paraId="1446CA00" w14:textId="77777777" w:rsidR="00C65656" w:rsidRDefault="0066695B" w:rsidP="00EC50B1">
      <w:r>
        <w:t xml:space="preserve">Unter </w:t>
      </w:r>
      <w:proofErr w:type="spellStart"/>
      <w:r w:rsidR="00391A2F">
        <w:t>ProjectFlip</w:t>
      </w:r>
      <w:proofErr w:type="spellEnd"/>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14:paraId="7AC02E46" w14:textId="77777777" w:rsidR="000E51E8" w:rsidRDefault="00E7382F" w:rsidP="000E51E8">
      <w:pPr>
        <w:pStyle w:val="Heading2"/>
      </w:pPr>
      <w:bookmarkStart w:id="64" w:name="_Toc312080579"/>
      <w:r>
        <w:t>Weiterentwicklung</w:t>
      </w:r>
      <w:bookmarkEnd w:id="64"/>
    </w:p>
    <w:p w14:paraId="39BC3030" w14:textId="77777777" w:rsidR="00376344" w:rsidRDefault="00376344" w:rsidP="00376344">
      <w:r>
        <w:t>Um Project Flip 2.0 weiterentwickeln zu können, müssen folgende Schritte ausgeführt werden</w:t>
      </w:r>
      <w:r w:rsidR="00434B23">
        <w:t>.</w:t>
      </w:r>
    </w:p>
    <w:p w14:paraId="0391658D" w14:textId="77777777" w:rsidR="002C2673" w:rsidRDefault="002C2673" w:rsidP="002C2673">
      <w:pPr>
        <w:pStyle w:val="Heading3"/>
      </w:pPr>
      <w:bookmarkStart w:id="65" w:name="_Toc312080580"/>
      <w:r>
        <w:t>Entwicklungsumgebung Anforderungen</w:t>
      </w:r>
      <w:bookmarkEnd w:id="65"/>
    </w:p>
    <w:p w14:paraId="7BF189F7" w14:textId="77777777" w:rsidR="002C2673" w:rsidRDefault="002C2673" w:rsidP="002C2673">
      <w:r>
        <w:t xml:space="preserve">Die wichtigsten Anforderungen an </w:t>
      </w:r>
      <w:r w:rsidR="00434B23">
        <w:t>die Entwicklungsumgebungen sind</w:t>
      </w:r>
      <w:r>
        <w:t>:</w:t>
      </w:r>
    </w:p>
    <w:p w14:paraId="7C46CE53" w14:textId="77777777" w:rsidR="002C2673" w:rsidRDefault="002C2673" w:rsidP="002C2673">
      <w:pPr>
        <w:pStyle w:val="ListParagraph"/>
        <w:numPr>
          <w:ilvl w:val="0"/>
          <w:numId w:val="6"/>
        </w:numPr>
      </w:pPr>
      <w:r>
        <w:t>Visual Studio 2010</w:t>
      </w:r>
    </w:p>
    <w:p w14:paraId="43664142" w14:textId="77777777" w:rsidR="002C2673" w:rsidRDefault="002C2673" w:rsidP="002C2673">
      <w:pPr>
        <w:pStyle w:val="ListParagraph"/>
        <w:numPr>
          <w:ilvl w:val="0"/>
          <w:numId w:val="6"/>
        </w:numPr>
      </w:pPr>
      <w:r>
        <w:t>.NET, Surface 2 SDK</w:t>
      </w:r>
    </w:p>
    <w:p w14:paraId="44E26B99" w14:textId="77777777" w:rsidR="002C2673" w:rsidRDefault="002C2673" w:rsidP="002C2673">
      <w:pPr>
        <w:pStyle w:val="ListParagraph"/>
        <w:numPr>
          <w:ilvl w:val="0"/>
          <w:numId w:val="6"/>
        </w:numPr>
      </w:pPr>
      <w:r>
        <w:t>Adobe Reader X (v10)</w:t>
      </w:r>
    </w:p>
    <w:p w14:paraId="3D46B8A1" w14:textId="77777777" w:rsidR="002C2673" w:rsidRPr="002C2673" w:rsidRDefault="002C2673" w:rsidP="002C2673">
      <w:pPr>
        <w:pStyle w:val="ListParagraph"/>
        <w:numPr>
          <w:ilvl w:val="0"/>
          <w:numId w:val="6"/>
        </w:numPr>
      </w:pPr>
      <w:r>
        <w:t>Internetverbindung</w:t>
      </w:r>
    </w:p>
    <w:p w14:paraId="5D25CF7B" w14:textId="77777777" w:rsidR="004577DC" w:rsidRDefault="009A4387" w:rsidP="004577DC">
      <w:pPr>
        <w:pStyle w:val="Heading3"/>
      </w:pPr>
      <w:bookmarkStart w:id="66" w:name="_Toc312080581"/>
      <w:r>
        <w:t>SVN Import</w:t>
      </w:r>
      <w:bookmarkEnd w:id="66"/>
    </w:p>
    <w:p w14:paraId="0E95771B" w14:textId="77777777" w:rsidR="004577DC" w:rsidRDefault="004577DC" w:rsidP="004577DC">
      <w:r>
        <w:t xml:space="preserve">Um die Applikation auf dem Rechner installieren zu können, muss ein SVN </w:t>
      </w:r>
      <w:proofErr w:type="spellStart"/>
      <w:r>
        <w:t>Checkout</w:t>
      </w:r>
      <w:proofErr w:type="spellEnd"/>
      <w:r>
        <w:t xml:space="preserve"> mit der Repository URL </w:t>
      </w:r>
      <w:hyperlink r:id="rId34" w:history="1">
        <w:r w:rsidR="002C2673" w:rsidRPr="00B15911">
          <w:rPr>
            <w:rStyle w:val="Hyperlink"/>
          </w:rPr>
          <w:t>https://flip_svn.elmermx.ch</w:t>
        </w:r>
      </w:hyperlink>
      <w:r w:rsidR="002C2673">
        <w:t xml:space="preserve"> </w:t>
      </w:r>
      <w:r>
        <w:t xml:space="preserve">gemacht werden. Dazu wird </w:t>
      </w:r>
      <w:r w:rsidR="002C2673">
        <w:t xml:space="preserve">ein SVN Tool wie </w:t>
      </w:r>
      <w:proofErr w:type="spellStart"/>
      <w:r>
        <w:t>T</w:t>
      </w:r>
      <w:r w:rsidRPr="002A2406">
        <w:t>ortoise</w:t>
      </w:r>
      <w:r>
        <w:t>SVN</w:t>
      </w:r>
      <w:proofErr w:type="spellEnd"/>
      <w:r>
        <w:t xml:space="preserve"> benötigt (</w:t>
      </w:r>
      <w:proofErr w:type="spellStart"/>
      <w:r>
        <w:t>Todo</w:t>
      </w:r>
      <w:proofErr w:type="spellEnd"/>
      <w:r>
        <w:t>: siehe Dokument Entwurf, Unterkapitel Tools).</w:t>
      </w:r>
    </w:p>
    <w:p w14:paraId="1706FCFC" w14:textId="77777777" w:rsidR="00395B78" w:rsidRDefault="00712DD1" w:rsidP="00395B78">
      <w:pPr>
        <w:pStyle w:val="Heading3"/>
      </w:pPr>
      <w:bookmarkStart w:id="67" w:name="_Toc312080582"/>
      <w:r>
        <w:t>Ausführung</w:t>
      </w:r>
      <w:bookmarkEnd w:id="67"/>
    </w:p>
    <w:p w14:paraId="02240F8A" w14:textId="77777777" w:rsidR="00395B78" w:rsidRDefault="001A47C6" w:rsidP="00395B78">
      <w:r>
        <w:t>Für die Ausführung des Projekts wird das Visual Studio 2010 benötigt.</w:t>
      </w:r>
      <w:r w:rsidR="00EA5DB4">
        <w:t xml:space="preserve"> </w:t>
      </w:r>
      <w:r w:rsidR="0009225E">
        <w:t>Um das Projekt zu öffnen</w:t>
      </w:r>
      <w:r w:rsidR="00434B23">
        <w:t>,</w:t>
      </w:r>
      <w:r w:rsidR="00EA5DB4">
        <w:t xml:space="preserve"> muss die Datei „ProjectFlip.sln“ im Order </w:t>
      </w:r>
      <w:proofErr w:type="spellStart"/>
      <w:r w:rsidR="00170E21">
        <w:t>code</w:t>
      </w:r>
      <w:proofErr w:type="spellEnd"/>
      <w:r w:rsidR="00EA5DB4">
        <w:t>/</w:t>
      </w:r>
      <w:proofErr w:type="spellStart"/>
      <w:r w:rsidR="00EA5DB4">
        <w:t>trunk</w:t>
      </w:r>
      <w:proofErr w:type="spellEnd"/>
      <w:r w:rsidR="00EA5DB4">
        <w:t>/</w:t>
      </w:r>
      <w:proofErr w:type="spellStart"/>
      <w:r w:rsidR="00EA5DB4">
        <w:t>ProjectFlip</w:t>
      </w:r>
      <w:proofErr w:type="spellEnd"/>
      <w:r w:rsidR="00B823F1">
        <w:t xml:space="preserve"> </w:t>
      </w:r>
      <w:r w:rsidR="00170E21">
        <w:t>geöffnet</w:t>
      </w:r>
      <w:r w:rsidR="00B823F1">
        <w:t xml:space="preserve"> werden.</w:t>
      </w:r>
    </w:p>
    <w:p w14:paraId="3C74D941" w14:textId="77777777" w:rsidR="00170E21" w:rsidRDefault="00170E21" w:rsidP="00395B78">
      <w:r>
        <w:t>Nachdem das Projekt geöffnet wur</w:t>
      </w:r>
      <w:r w:rsidR="00434B23">
        <w:t xml:space="preserve">de, kann der Code </w:t>
      </w:r>
      <w:r>
        <w:t>kompiliert werden. Es stehen zwei ausführbare Dateien zur Verfügung:</w:t>
      </w:r>
    </w:p>
    <w:p w14:paraId="69BF6E53" w14:textId="77777777" w:rsidR="00170E21" w:rsidRPr="00170E21" w:rsidRDefault="00170E21" w:rsidP="00170E21">
      <w:pPr>
        <w:pStyle w:val="ListParagraph"/>
        <w:numPr>
          <w:ilvl w:val="0"/>
          <w:numId w:val="6"/>
        </w:numPr>
        <w:rPr>
          <w:lang w:val="en-US"/>
        </w:rPr>
      </w:pPr>
      <w:proofErr w:type="spellStart"/>
      <w:r w:rsidRPr="00170E21">
        <w:rPr>
          <w:lang w:val="en-US"/>
        </w:rPr>
        <w:t>ProjectFlip</w:t>
      </w:r>
      <w:proofErr w:type="spellEnd"/>
      <w:r w:rsidRPr="00170E21">
        <w:rPr>
          <w:lang w:val="en-US"/>
        </w:rPr>
        <w:t>/bin/</w:t>
      </w:r>
      <w:r w:rsidR="00536064" w:rsidRPr="00536064">
        <w:rPr>
          <w:lang w:val="en-US"/>
        </w:rPr>
        <w:t>Release</w:t>
      </w:r>
      <w:r w:rsidRPr="00170E21">
        <w:rPr>
          <w:lang w:val="en-US"/>
        </w:rPr>
        <w:t>/ProjectFlip.exe</w:t>
      </w:r>
    </w:p>
    <w:p w14:paraId="6FF86394" w14:textId="77777777" w:rsidR="00170E21" w:rsidRDefault="00434B23" w:rsidP="00170E21">
      <w:pPr>
        <w:pStyle w:val="ListParagraph"/>
        <w:numPr>
          <w:ilvl w:val="1"/>
          <w:numId w:val="6"/>
        </w:numPr>
      </w:pPr>
      <w:r>
        <w:t>Startet die Benutzeroberfläche</w:t>
      </w:r>
    </w:p>
    <w:p w14:paraId="27112784" w14:textId="77777777" w:rsidR="00170E21" w:rsidRDefault="00170E21" w:rsidP="00170E21">
      <w:pPr>
        <w:pStyle w:val="ListParagraph"/>
        <w:numPr>
          <w:ilvl w:val="1"/>
          <w:numId w:val="6"/>
        </w:numPr>
      </w:pPr>
      <w:r>
        <w:t xml:space="preserve">Wird über </w:t>
      </w:r>
      <w:proofErr w:type="spellStart"/>
      <w:r w:rsidRPr="00170E21">
        <w:t>ProjectFlip.exe.config</w:t>
      </w:r>
      <w:proofErr w:type="spellEnd"/>
      <w:r w:rsidRPr="00170E21">
        <w:t xml:space="preserve"> konfiguriert</w:t>
      </w:r>
    </w:p>
    <w:p w14:paraId="5825CB71" w14:textId="77777777" w:rsidR="00170E21" w:rsidRPr="00170E21" w:rsidRDefault="00170E21" w:rsidP="00170E21">
      <w:pPr>
        <w:pStyle w:val="ListParagraph"/>
        <w:numPr>
          <w:ilvl w:val="0"/>
          <w:numId w:val="6"/>
        </w:numPr>
        <w:rPr>
          <w:lang w:val="en-US"/>
        </w:rPr>
      </w:pPr>
      <w:proofErr w:type="spellStart"/>
      <w:r w:rsidRPr="00170E21">
        <w:rPr>
          <w:lang w:val="en-US"/>
        </w:rPr>
        <w:t>ProjectFlip.Preparer</w:t>
      </w:r>
      <w:proofErr w:type="spellEnd"/>
      <w:r w:rsidRPr="00170E21">
        <w:rPr>
          <w:lang w:val="en-US"/>
        </w:rPr>
        <w:t>/bin/</w:t>
      </w:r>
      <w:r w:rsidR="00536064" w:rsidRPr="00536064">
        <w:rPr>
          <w:lang w:val="en-US"/>
        </w:rPr>
        <w:t>Release</w:t>
      </w:r>
      <w:r w:rsidRPr="00170E21">
        <w:rPr>
          <w:lang w:val="en-US"/>
        </w:rPr>
        <w:t>/ ProjectFlip.Pr</w:t>
      </w:r>
      <w:r w:rsidR="00434B23">
        <w:rPr>
          <w:lang w:val="en-US"/>
        </w:rPr>
        <w:t>eparer.exe</w:t>
      </w:r>
    </w:p>
    <w:p w14:paraId="3CFA9BBF" w14:textId="77777777" w:rsidR="00170E21" w:rsidRDefault="00170E21" w:rsidP="00170E21">
      <w:pPr>
        <w:pStyle w:val="ListParagraph"/>
        <w:numPr>
          <w:ilvl w:val="1"/>
          <w:numId w:val="6"/>
        </w:numPr>
      </w:pPr>
      <w:r w:rsidRPr="00170E21">
        <w:t xml:space="preserve">Stellt mehr Projects Note bereit, indem diese vom Zühlke Webserver heruntergeladen </w:t>
      </w:r>
      <w:r>
        <w:t>we</w:t>
      </w:r>
      <w:r w:rsidR="00434B23">
        <w:t>rden</w:t>
      </w:r>
    </w:p>
    <w:p w14:paraId="7535C53A" w14:textId="77777777" w:rsidR="00E071A3" w:rsidRPr="00170E21" w:rsidRDefault="00170E21" w:rsidP="00170E21">
      <w:pPr>
        <w:pStyle w:val="ListParagraph"/>
        <w:numPr>
          <w:ilvl w:val="1"/>
          <w:numId w:val="6"/>
        </w:numPr>
      </w:pPr>
      <w:r>
        <w:t xml:space="preserve">Wird über </w:t>
      </w:r>
      <w:proofErr w:type="spellStart"/>
      <w:r w:rsidRPr="00B17C1C">
        <w:t>ProjectFlip.Preparer</w:t>
      </w:r>
      <w:r w:rsidRPr="00170E21">
        <w:t>.exe.config</w:t>
      </w:r>
      <w:proofErr w:type="spellEnd"/>
      <w:r w:rsidRPr="00170E21">
        <w:t xml:space="preserve"> konfiguriert</w:t>
      </w:r>
    </w:p>
    <w:p w14:paraId="2ADC2FEB" w14:textId="77777777" w:rsidR="000E51E8" w:rsidRPr="00170E21" w:rsidRDefault="000E51E8" w:rsidP="000E51E8"/>
    <w:p w14:paraId="5C2708EF" w14:textId="77777777" w:rsidR="0002337D" w:rsidRPr="00170E21" w:rsidRDefault="0002337D" w:rsidP="00EC50B1"/>
    <w:p w14:paraId="608EAC5D" w14:textId="77777777" w:rsidR="0002337D" w:rsidRPr="00170E21" w:rsidRDefault="0002337D">
      <w:r w:rsidRPr="00170E21">
        <w:br w:type="page"/>
      </w:r>
    </w:p>
    <w:p w14:paraId="5C774912" w14:textId="77777777" w:rsidR="0002337D" w:rsidRDefault="0002337D" w:rsidP="0002337D">
      <w:pPr>
        <w:pStyle w:val="Heading1"/>
      </w:pPr>
      <w:bookmarkStart w:id="68" w:name="_Toc311469942"/>
      <w:bookmarkStart w:id="69" w:name="_Toc312080583"/>
      <w:r>
        <w:lastRenderedPageBreak/>
        <w:t>Code Dokumentation</w:t>
      </w:r>
      <w:bookmarkEnd w:id="68"/>
      <w:bookmarkEnd w:id="69"/>
    </w:p>
    <w:p w14:paraId="673B16D9" w14:textId="77777777" w:rsidR="001322F7" w:rsidRDefault="001322F7" w:rsidP="001322F7">
      <w:pPr>
        <w:pStyle w:val="Heading2"/>
      </w:pPr>
      <w:bookmarkStart w:id="70" w:name="_Toc312080584"/>
      <w:r>
        <w:t>Autorenschaft</w:t>
      </w:r>
      <w:bookmarkEnd w:id="70"/>
    </w:p>
    <w:p w14:paraId="60E85E78" w14:textId="77777777" w:rsidR="0012423C" w:rsidRPr="00503382" w:rsidRDefault="0012423C" w:rsidP="0012423C">
      <w:bookmarkStart w:id="71" w:name="_Toc311469944"/>
      <w:r>
        <w:t>Die Autorenschaft der Code Files ist gemeinschaftlich und wird daher in den einzelnen Files nicht explizit aufgelistet.</w:t>
      </w:r>
    </w:p>
    <w:p w14:paraId="4D7D010D" w14:textId="77777777" w:rsidR="0002337D" w:rsidRDefault="0002337D" w:rsidP="0002337D">
      <w:pPr>
        <w:pStyle w:val="Heading2"/>
      </w:pPr>
      <w:bookmarkStart w:id="72" w:name="_Toc312080585"/>
      <w:r>
        <w:t>Code Statistik</w:t>
      </w:r>
      <w:bookmarkEnd w:id="71"/>
      <w:bookmarkEnd w:id="72"/>
    </w:p>
    <w:p w14:paraId="4F9E394C" w14:textId="77777777" w:rsidR="00AB7AEB" w:rsidRDefault="00AB7AEB" w:rsidP="00AB7AEB">
      <w:pPr>
        <w:pStyle w:val="Heading3"/>
      </w:pPr>
      <w:bookmarkStart w:id="73" w:name="_Toc312080586"/>
      <w:r>
        <w:t>Testabdeckung</w:t>
      </w:r>
      <w:bookmarkEnd w:id="73"/>
    </w:p>
    <w:p w14:paraId="0408EFD4" w14:textId="77777777" w:rsidR="00AB7AEB" w:rsidRDefault="00AB7AEB" w:rsidP="00AB7AEB">
      <w:r>
        <w:t>Die Totale Testabdeckung beträgt 83 %, wenn alle Projekte und Klassen miteinbezogen werden:</w:t>
      </w:r>
    </w:p>
    <w:p w14:paraId="65E55BF9" w14:textId="77777777" w:rsidR="004B5903" w:rsidRDefault="004B5903" w:rsidP="004B5903">
      <w:pPr>
        <w:keepNext/>
      </w:pPr>
      <w:r>
        <w:rPr>
          <w:noProof/>
          <w:lang w:val="en-US"/>
        </w:rPr>
        <w:drawing>
          <wp:inline distT="0" distB="0" distL="0" distR="0" wp14:anchorId="7A9F10F3" wp14:editId="435A2A98">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37648" cy="2816549"/>
                    </a:xfrm>
                    <a:prstGeom prst="rect">
                      <a:avLst/>
                    </a:prstGeom>
                  </pic:spPr>
                </pic:pic>
              </a:graphicData>
            </a:graphic>
          </wp:inline>
        </w:drawing>
      </w:r>
    </w:p>
    <w:p w14:paraId="2B0655FF" w14:textId="77777777" w:rsidR="00AB7AEB" w:rsidRDefault="004B5903" w:rsidP="004B5903">
      <w:pPr>
        <w:pStyle w:val="Caption"/>
      </w:pPr>
      <w:bookmarkStart w:id="74" w:name="_Toc312080620"/>
      <w:r>
        <w:t xml:space="preserve">Abbildung </w:t>
      </w:r>
      <w:r w:rsidR="00E011FE">
        <w:fldChar w:fldCharType="begin"/>
      </w:r>
      <w:r w:rsidR="00E011FE">
        <w:instrText xml:space="preserve"> SEQ Abbildung \* ARABIC </w:instrText>
      </w:r>
      <w:r w:rsidR="00E011FE">
        <w:fldChar w:fldCharType="separate"/>
      </w:r>
      <w:r>
        <w:rPr>
          <w:noProof/>
        </w:rPr>
        <w:t>19</w:t>
      </w:r>
      <w:r w:rsidR="00E011FE">
        <w:rPr>
          <w:noProof/>
        </w:rPr>
        <w:fldChar w:fldCharType="end"/>
      </w:r>
      <w:r>
        <w:t xml:space="preserve"> - Testabdeckung ohne ausgeblendete Klassen</w:t>
      </w:r>
      <w:bookmarkEnd w:id="74"/>
    </w:p>
    <w:p w14:paraId="2D1DD8C0" w14:textId="77777777"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rsidR="00434B23">
        <w:t xml:space="preserve"> (z.B. das Main Programm)</w:t>
      </w:r>
      <w:r>
        <w:t xml:space="preserve"> zu testen, wurden diese Komponenten ausgeblendet</w:t>
      </w:r>
      <w:r w:rsidR="00434B23">
        <w:t>.</w:t>
      </w:r>
      <w:r w:rsidR="002B2B36">
        <w:t xml:space="preserve"> </w:t>
      </w:r>
      <w:r>
        <w:t>Dan</w:t>
      </w:r>
      <w:r w:rsidR="00434B23">
        <w:t>ach</w:t>
      </w:r>
      <w:r>
        <w:t xml:space="preserve"> sieht die Testabdeckung folgendermassen aus:</w:t>
      </w:r>
    </w:p>
    <w:p w14:paraId="6D1111AB" w14:textId="77777777" w:rsidR="00AB7AEB" w:rsidRDefault="00AB7AEB" w:rsidP="00AB7AEB">
      <w:pPr>
        <w:keepNext/>
      </w:pPr>
      <w:r>
        <w:rPr>
          <w:noProof/>
          <w:lang w:val="en-US"/>
        </w:rPr>
        <w:drawing>
          <wp:inline distT="0" distB="0" distL="0" distR="0" wp14:anchorId="7520EDD8" wp14:editId="0B517580">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14:paraId="42DFB7BF" w14:textId="77777777" w:rsidR="00AB7AEB" w:rsidRDefault="00AB7AEB" w:rsidP="00AB7AEB">
      <w:pPr>
        <w:pStyle w:val="Caption"/>
      </w:pPr>
      <w:bookmarkStart w:id="75" w:name="_Toc312080621"/>
      <w:r>
        <w:t xml:space="preserve">Abbildung </w:t>
      </w:r>
      <w:r w:rsidR="00E011FE">
        <w:fldChar w:fldCharType="begin"/>
      </w:r>
      <w:r w:rsidR="00E011FE">
        <w:instrText xml:space="preserve"> SEQ Abbildung \* ARABIC </w:instrText>
      </w:r>
      <w:r w:rsidR="00E011FE">
        <w:fldChar w:fldCharType="separate"/>
      </w:r>
      <w:r w:rsidR="004B5903">
        <w:rPr>
          <w:noProof/>
        </w:rPr>
        <w:t>20</w:t>
      </w:r>
      <w:r w:rsidR="00E011FE">
        <w:rPr>
          <w:noProof/>
        </w:rPr>
        <w:fldChar w:fldCharType="end"/>
      </w:r>
      <w:r>
        <w:t xml:space="preserve"> </w:t>
      </w:r>
      <w:r w:rsidR="00CE3F96">
        <w:t>-</w:t>
      </w:r>
      <w:r>
        <w:t xml:space="preserve"> Testabdeckung</w:t>
      </w:r>
      <w:r w:rsidR="004B5903">
        <w:t xml:space="preserve"> mit ausgeblendeten Klassen</w:t>
      </w:r>
      <w:bookmarkEnd w:id="75"/>
    </w:p>
    <w:p w14:paraId="1B98E026" w14:textId="77777777"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14:paraId="52DBC967" w14:textId="77777777" w:rsidR="004B5903" w:rsidRDefault="004B5903" w:rsidP="004B5903">
      <w:pPr>
        <w:pStyle w:val="Heading3"/>
      </w:pPr>
      <w:bookmarkStart w:id="76" w:name="_Toc312080587"/>
      <w:r>
        <w:lastRenderedPageBreak/>
        <w:t xml:space="preserve">Lines </w:t>
      </w:r>
      <w:proofErr w:type="spellStart"/>
      <w:r>
        <w:t>Of</w:t>
      </w:r>
      <w:proofErr w:type="spellEnd"/>
      <w:r>
        <w:t xml:space="preserve"> Code (LOC)</w:t>
      </w:r>
      <w:bookmarkEnd w:id="76"/>
    </w:p>
    <w:p w14:paraId="54CA45B7" w14:textId="77777777"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14:paraId="6EE15A64" w14:textId="77777777" w:rsidR="00A70CC2" w:rsidRDefault="00A70CC2" w:rsidP="00A70CC2">
      <w:pPr>
        <w:pStyle w:val="ListParagraph"/>
        <w:numPr>
          <w:ilvl w:val="0"/>
          <w:numId w:val="6"/>
        </w:numPr>
      </w:pPr>
      <w:r>
        <w:t xml:space="preserve">Visual Studio: </w:t>
      </w:r>
      <w:r w:rsidRPr="00A70CC2">
        <w:t>1</w:t>
      </w:r>
      <w:r>
        <w:t>‘</w:t>
      </w:r>
      <w:r w:rsidRPr="00A70CC2">
        <w:t>129</w:t>
      </w:r>
    </w:p>
    <w:p w14:paraId="56559128" w14:textId="77777777" w:rsidR="00A70CC2" w:rsidRDefault="00A70CC2" w:rsidP="00A70CC2">
      <w:pPr>
        <w:pStyle w:val="ListParagraph"/>
        <w:numPr>
          <w:ilvl w:val="0"/>
          <w:numId w:val="6"/>
        </w:numPr>
      </w:pPr>
      <w:proofErr w:type="spellStart"/>
      <w:r>
        <w:t>NDepend</w:t>
      </w:r>
      <w:proofErr w:type="spellEnd"/>
      <w:r>
        <w:t>: 1‘039</w:t>
      </w:r>
    </w:p>
    <w:p w14:paraId="2BAE9BDA" w14:textId="77777777"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14:paraId="649DB862" w14:textId="77777777" w:rsidR="004B5903" w:rsidRPr="004B5903" w:rsidRDefault="00046CAE" w:rsidP="00BD48B1">
      <w:r>
        <w:t xml:space="preserve">Weitere Informationen </w:t>
      </w:r>
      <w:r w:rsidR="00BD48B1">
        <w:t xml:space="preserve">und Grafiken </w:t>
      </w:r>
      <w:r>
        <w:t xml:space="preserve">sind </w:t>
      </w:r>
      <w:r w:rsidR="00434B23">
        <w:t>im Unterkapitel</w:t>
      </w:r>
      <w:r w:rsidR="00BD48B1">
        <w:t xml:space="preserve">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14:paraId="11B77EAA" w14:textId="77777777" w:rsidR="0002337D" w:rsidRDefault="0002337D" w:rsidP="0002337D">
      <w:pPr>
        <w:pStyle w:val="Heading2"/>
      </w:pPr>
      <w:bookmarkStart w:id="77" w:name="_Toc311469945"/>
      <w:bookmarkStart w:id="78" w:name="_Ref311818486"/>
      <w:bookmarkStart w:id="79" w:name="_Ref311818491"/>
      <w:bookmarkStart w:id="80" w:name="_Toc312080588"/>
      <w:r>
        <w:t>Code Qualität</w:t>
      </w:r>
      <w:bookmarkEnd w:id="77"/>
      <w:bookmarkEnd w:id="78"/>
      <w:bookmarkEnd w:id="79"/>
      <w:bookmarkEnd w:id="80"/>
    </w:p>
    <w:p w14:paraId="47830B49" w14:textId="77777777" w:rsidR="00FD40A9" w:rsidRDefault="0002337D" w:rsidP="0002337D">
      <w:pPr>
        <w:rPr>
          <w:rFonts w:eastAsia="Times New Roman"/>
          <w:lang w:eastAsia="de-CH"/>
        </w:rPr>
      </w:pPr>
      <w:r w:rsidRPr="0008750E">
        <w:rPr>
          <w:rFonts w:eastAsia="Times New Roman"/>
          <w:lang w:eastAsia="de-CH"/>
        </w:rPr>
        <w:t xml:space="preserve">Für die </w:t>
      </w:r>
      <w:proofErr w:type="spellStart"/>
      <w:r w:rsidRPr="0008750E">
        <w:rPr>
          <w:rFonts w:eastAsia="Times New Roman"/>
          <w:lang w:eastAsia="de-CH"/>
        </w:rPr>
        <w:t>Metrikanalyse</w:t>
      </w:r>
      <w:proofErr w:type="spellEnd"/>
      <w:r w:rsidRPr="0008750E">
        <w:rPr>
          <w:rFonts w:eastAsia="Times New Roman"/>
          <w:lang w:eastAsia="de-CH"/>
        </w:rPr>
        <w:t xml:space="preserve"> des Codes wurde</w:t>
      </w:r>
      <w:r w:rsidR="008C7961">
        <w:rPr>
          <w:rFonts w:eastAsia="Times New Roman"/>
          <w:lang w:eastAsia="de-CH"/>
        </w:rPr>
        <w:t>n verschiedene Tools verwendet. Somit ist eine objektivere Bewertung des Codes möglich.</w:t>
      </w:r>
    </w:p>
    <w:p w14:paraId="0954CCF5" w14:textId="77777777" w:rsidR="008C7961" w:rsidRDefault="000F0E80" w:rsidP="008C7961">
      <w:pPr>
        <w:pStyle w:val="Heading3"/>
      </w:pPr>
      <w:bookmarkStart w:id="81" w:name="_Toc312080589"/>
      <w:r>
        <w:t>Visual Studio 2010</w:t>
      </w:r>
      <w:bookmarkEnd w:id="81"/>
    </w:p>
    <w:p w14:paraId="154799E4" w14:textId="77777777" w:rsidR="008C7961" w:rsidRDefault="007A017F" w:rsidP="008C7961">
      <w:r>
        <w:t>Zielsetzung war es</w:t>
      </w:r>
      <w:r w:rsidR="00434B23">
        <w:t>,</w:t>
      </w:r>
      <w:r w:rsidR="008C7961">
        <w:t xml:space="preserve"> einen „</w:t>
      </w:r>
      <w:proofErr w:type="spellStart"/>
      <w:r w:rsidR="008C7961">
        <w:t>Maintainability</w:t>
      </w:r>
      <w:proofErr w:type="spellEnd"/>
      <w:r w:rsidR="008C7961">
        <w:t xml:space="preserve"> Index“ [microsoft11.2] von mindestens 50% zu erreichen, auf Ebene Projekt.</w:t>
      </w:r>
      <w:r w:rsidR="00B06662">
        <w:t xml:space="preserve"> Der „</w:t>
      </w:r>
      <w:proofErr w:type="spellStart"/>
      <w:r w:rsidR="00B06662">
        <w:t>Maintainability</w:t>
      </w:r>
      <w:proofErr w:type="spellEnd"/>
      <w:r w:rsidR="00B06662">
        <w:t xml:space="preserve"> Index“ setzt sich aus verschiedenen Kriterien zusammen und liegt zwischen 0 und 100. Ein Index zwischen 0 und 9 weist auf schlechte, ein Wert zwischen 10 und 19 auf eine moderate und zwischen 20 und 100 eine gute Wartbarke</w:t>
      </w:r>
      <w:r w:rsidR="00945553">
        <w:t>i</w:t>
      </w:r>
      <w:r w:rsidR="00B06662">
        <w:t>t</w:t>
      </w:r>
      <w:r w:rsidR="00387668">
        <w:t xml:space="preserve"> hin</w:t>
      </w:r>
      <w:r w:rsidR="005213CE">
        <w:t xml:space="preserve">. </w:t>
      </w:r>
      <w:r w:rsidR="008C7961">
        <w:t xml:space="preserve">Die Analyse ergab folgende </w:t>
      </w:r>
      <w:proofErr w:type="spellStart"/>
      <w:r w:rsidR="008C7961">
        <w:t>Metriken</w:t>
      </w:r>
      <w:proofErr w:type="spellEnd"/>
      <w:r w:rsidR="008C7961">
        <w:t>:</w:t>
      </w:r>
    </w:p>
    <w:p w14:paraId="76E76CDB" w14:textId="77777777" w:rsidR="000F0E80" w:rsidRDefault="00A70CC2" w:rsidP="000F0E80">
      <w:pPr>
        <w:keepNext/>
      </w:pPr>
      <w:r>
        <w:rPr>
          <w:noProof/>
          <w:lang w:val="en-US"/>
        </w:rPr>
        <w:drawing>
          <wp:inline distT="0" distB="0" distL="0" distR="0" wp14:anchorId="4F15770E" wp14:editId="05853FD6">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993051"/>
                    </a:xfrm>
                    <a:prstGeom prst="rect">
                      <a:avLst/>
                    </a:prstGeom>
                  </pic:spPr>
                </pic:pic>
              </a:graphicData>
            </a:graphic>
          </wp:inline>
        </w:drawing>
      </w:r>
    </w:p>
    <w:p w14:paraId="27481422" w14:textId="77777777" w:rsidR="008C7961" w:rsidRDefault="000F0E80" w:rsidP="000F0E80">
      <w:pPr>
        <w:pStyle w:val="Caption"/>
      </w:pPr>
      <w:bookmarkStart w:id="82" w:name="_Ref312079699"/>
      <w:bookmarkStart w:id="83" w:name="_Ref312079742"/>
      <w:bookmarkStart w:id="84" w:name="_Toc312080622"/>
      <w:r>
        <w:t xml:space="preserve">Abbildung </w:t>
      </w:r>
      <w:r w:rsidR="00E011FE">
        <w:fldChar w:fldCharType="begin"/>
      </w:r>
      <w:r w:rsidR="00E011FE">
        <w:instrText xml:space="preserve"> SEQ Abbildung \* ARABIC </w:instrText>
      </w:r>
      <w:r w:rsidR="00E011FE">
        <w:fldChar w:fldCharType="separate"/>
      </w:r>
      <w:r w:rsidR="004B5903">
        <w:rPr>
          <w:noProof/>
        </w:rPr>
        <w:t>21</w:t>
      </w:r>
      <w:r w:rsidR="00E011FE">
        <w:rPr>
          <w:noProof/>
        </w:rPr>
        <w:fldChar w:fldCharType="end"/>
      </w:r>
      <w:r>
        <w:t xml:space="preserve"> - Übersicht </w:t>
      </w:r>
      <w:proofErr w:type="spellStart"/>
      <w:r>
        <w:t>Metriken</w:t>
      </w:r>
      <w:bookmarkEnd w:id="82"/>
      <w:proofErr w:type="spellEnd"/>
      <w:r w:rsidR="00945553">
        <w:t xml:space="preserve"> Visual Studio</w:t>
      </w:r>
      <w:bookmarkEnd w:id="83"/>
      <w:bookmarkEnd w:id="84"/>
    </w:p>
    <w:p w14:paraId="13391886" w14:textId="77777777" w:rsidR="000F0E80" w:rsidRPr="000F0E80" w:rsidRDefault="00DA4811" w:rsidP="000F0E80">
      <w:r>
        <w:t xml:space="preserve">Da die Namen der </w:t>
      </w:r>
      <w:proofErr w:type="spellStart"/>
      <w:r>
        <w:t>Metriken</w:t>
      </w:r>
      <w:proofErr w:type="spellEnd"/>
      <w:r>
        <w:t xml:space="preserve"> im Bild abgeschnitten werden, hier eine Auflistung der Spaltennamen von links nach rechts: </w:t>
      </w:r>
      <w:proofErr w:type="spellStart"/>
      <w:r>
        <w:t>Maintainability</w:t>
      </w:r>
      <w:proofErr w:type="spellEnd"/>
      <w:r>
        <w:t xml:space="preserve"> Index, </w:t>
      </w:r>
      <w:proofErr w:type="spellStart"/>
      <w:r>
        <w:t>Cyclomatic</w:t>
      </w:r>
      <w:proofErr w:type="spellEnd"/>
      <w:r>
        <w:t xml:space="preserve"> </w:t>
      </w:r>
      <w:proofErr w:type="spellStart"/>
      <w:r>
        <w:t>Complexity</w:t>
      </w:r>
      <w:proofErr w:type="spellEnd"/>
      <w:r>
        <w:t xml:space="preserve">, </w:t>
      </w:r>
      <w:proofErr w:type="spellStart"/>
      <w:r>
        <w:t>Depth</w:t>
      </w:r>
      <w:proofErr w:type="spellEnd"/>
      <w:r>
        <w:t xml:space="preserve"> </w:t>
      </w:r>
      <w:proofErr w:type="spellStart"/>
      <w:r>
        <w:t>of</w:t>
      </w:r>
      <w:proofErr w:type="spellEnd"/>
      <w:r>
        <w:t xml:space="preserve"> </w:t>
      </w:r>
      <w:proofErr w:type="spellStart"/>
      <w:r>
        <w:t>Inheritance</w:t>
      </w:r>
      <w:proofErr w:type="spellEnd"/>
      <w:r>
        <w:t xml:space="preserve">, Class </w:t>
      </w:r>
      <w:proofErr w:type="spellStart"/>
      <w:r>
        <w:t>Coupling</w:t>
      </w:r>
      <w:proofErr w:type="spellEnd"/>
      <w:r>
        <w:t xml:space="preserve">, Lines </w:t>
      </w:r>
      <w:proofErr w:type="spellStart"/>
      <w:r>
        <w:t>of</w:t>
      </w:r>
      <w:proofErr w:type="spellEnd"/>
      <w:r>
        <w:t xml:space="preserve"> Code.</w:t>
      </w:r>
    </w:p>
    <w:p w14:paraId="106E7AB0" w14:textId="77777777" w:rsidR="008C7961" w:rsidRPr="00844B7D" w:rsidRDefault="00945553" w:rsidP="008C7961">
      <w:r>
        <w:t xml:space="preserve">Wie aus der </w:t>
      </w:r>
      <w:r w:rsidR="00D2580D">
        <w:fldChar w:fldCharType="begin"/>
      </w:r>
      <w:r w:rsidR="00D2580D">
        <w:instrText xml:space="preserve"> REF _Ref312079742 \h </w:instrText>
      </w:r>
      <w:r w:rsidR="00D2580D">
        <w:fldChar w:fldCharType="separate"/>
      </w:r>
      <w:r w:rsidR="00D2580D">
        <w:t xml:space="preserve">Abbildung </w:t>
      </w:r>
      <w:r w:rsidR="00D2580D">
        <w:rPr>
          <w:noProof/>
        </w:rPr>
        <w:t>21</w:t>
      </w:r>
      <w:r w:rsidR="00D2580D">
        <w:t xml:space="preserve"> - Übersicht </w:t>
      </w:r>
      <w:proofErr w:type="spellStart"/>
      <w:r w:rsidR="00D2580D">
        <w:t>Metriken</w:t>
      </w:r>
      <w:proofErr w:type="spellEnd"/>
      <w:r w:rsidR="00D2580D">
        <w:t xml:space="preserve"> Visual Studio</w:t>
      </w:r>
      <w:r w:rsidR="00D2580D">
        <w:fldChar w:fldCharType="end"/>
      </w:r>
      <w:r w:rsidR="00D2580D">
        <w:t xml:space="preserve"> </w:t>
      </w:r>
      <w:r>
        <w:t>zu lesen ist,</w:t>
      </w:r>
      <w:r w:rsidR="004278D2">
        <w:t xml:space="preserve"> ist der </w:t>
      </w:r>
      <w:proofErr w:type="spellStart"/>
      <w:r w:rsidR="004278D2">
        <w:t>Maintainability</w:t>
      </w:r>
      <w:proofErr w:type="spellEnd"/>
      <w:r w:rsidR="004278D2">
        <w:t xml:space="preserve"> Index bei allen Projekten</w:t>
      </w:r>
      <w:r w:rsidR="00D2580D">
        <w:t xml:space="preserve"> der Solution</w:t>
      </w:r>
      <w:r w:rsidR="004278D2">
        <w:t xml:space="preserve"> über 50, was den nichtfunktionalen Anforderungen entspricht.</w:t>
      </w:r>
    </w:p>
    <w:p w14:paraId="796579A4" w14:textId="77777777" w:rsidR="008C7961" w:rsidRDefault="008C7961" w:rsidP="008C7961">
      <w:pPr>
        <w:pStyle w:val="Heading3"/>
        <w:rPr>
          <w:rFonts w:eastAsia="Times New Roman"/>
          <w:lang w:eastAsia="de-CH"/>
        </w:rPr>
      </w:pPr>
      <w:bookmarkStart w:id="85" w:name="_Ref311817668"/>
      <w:bookmarkStart w:id="86" w:name="_Ref311817671"/>
      <w:bookmarkStart w:id="87" w:name="_Toc312080590"/>
      <w:proofErr w:type="spellStart"/>
      <w:r>
        <w:rPr>
          <w:rFonts w:eastAsia="Times New Roman"/>
          <w:lang w:eastAsia="de-CH"/>
        </w:rPr>
        <w:t>NDepend</w:t>
      </w:r>
      <w:bookmarkEnd w:id="85"/>
      <w:bookmarkEnd w:id="86"/>
      <w:bookmarkEnd w:id="87"/>
      <w:proofErr w:type="spellEnd"/>
    </w:p>
    <w:p w14:paraId="44F88243" w14:textId="77777777" w:rsidR="006A6B43" w:rsidRDefault="006A6B43" w:rsidP="006A6B43">
      <w:pPr>
        <w:rPr>
          <w:rFonts w:eastAsia="Times New Roman"/>
          <w:lang w:eastAsia="de-CH"/>
        </w:rPr>
      </w:pPr>
      <w:r>
        <w:rPr>
          <w:rFonts w:eastAsia="Times New Roman"/>
          <w:lang w:eastAsia="de-CH"/>
        </w:rPr>
        <w:t xml:space="preserve">Um noch mehr Code </w:t>
      </w:r>
      <w:proofErr w:type="spellStart"/>
      <w:r>
        <w:rPr>
          <w:rFonts w:eastAsia="Times New Roman"/>
          <w:lang w:eastAsia="de-CH"/>
        </w:rPr>
        <w:t>Metriken</w:t>
      </w:r>
      <w:proofErr w:type="spellEnd"/>
      <w:r>
        <w:rPr>
          <w:rFonts w:eastAsia="Times New Roman"/>
          <w:lang w:eastAsia="de-CH"/>
        </w:rPr>
        <w:t xml:space="preserve"> zu erhalten, wurde der Code auch mit </w:t>
      </w:r>
      <w:proofErr w:type="spellStart"/>
      <w:r>
        <w:rPr>
          <w:rFonts w:eastAsia="Times New Roman"/>
          <w:lang w:eastAsia="de-CH"/>
        </w:rPr>
        <w:t>NDepend</w:t>
      </w:r>
      <w:proofErr w:type="spellEnd"/>
      <w:r>
        <w:rPr>
          <w:rFonts w:eastAsia="Times New Roman"/>
          <w:lang w:eastAsia="de-CH"/>
        </w:rPr>
        <w:t xml:space="preserve"> analysiert. Folgende Statistiken wurden direkt von </w:t>
      </w:r>
      <w:proofErr w:type="spellStart"/>
      <w:r>
        <w:rPr>
          <w:rFonts w:eastAsia="Times New Roman"/>
          <w:lang w:eastAsia="de-CH"/>
        </w:rPr>
        <w:t>NDepend</w:t>
      </w:r>
      <w:proofErr w:type="spellEnd"/>
      <w:r>
        <w:rPr>
          <w:rFonts w:eastAsia="Times New Roman"/>
          <w:lang w:eastAsia="de-CH"/>
        </w:rPr>
        <w:t xml:space="preserve"> kopiert:</w:t>
      </w:r>
    </w:p>
    <w:p w14:paraId="0CAA1D95" w14:textId="77777777" w:rsidR="006A6B43" w:rsidRDefault="006A6B43" w:rsidP="006A6B43">
      <w:pPr>
        <w:keepNext/>
      </w:pPr>
      <w:r>
        <w:rPr>
          <w:noProof/>
          <w:lang w:val="en-US"/>
        </w:rPr>
        <w:lastRenderedPageBreak/>
        <w:drawing>
          <wp:inline distT="0" distB="0" distL="0" distR="0" wp14:anchorId="63EEAFDC" wp14:editId="56DD70D3">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122011"/>
                    </a:xfrm>
                    <a:prstGeom prst="rect">
                      <a:avLst/>
                    </a:prstGeom>
                  </pic:spPr>
                </pic:pic>
              </a:graphicData>
            </a:graphic>
          </wp:inline>
        </w:drawing>
      </w:r>
    </w:p>
    <w:p w14:paraId="753D9D6A" w14:textId="77777777" w:rsidR="00084715" w:rsidRDefault="006A6B43" w:rsidP="00AC44AF">
      <w:pPr>
        <w:pStyle w:val="Caption"/>
      </w:pPr>
      <w:bookmarkStart w:id="88" w:name="_Toc312080623"/>
      <w:r>
        <w:t xml:space="preserve">Abbildung </w:t>
      </w:r>
      <w:r w:rsidR="00E011FE">
        <w:fldChar w:fldCharType="begin"/>
      </w:r>
      <w:r w:rsidR="00E011FE">
        <w:instrText xml:space="preserve"> SEQ Abbildung \* ARABIC </w:instrText>
      </w:r>
      <w:r w:rsidR="00E011FE">
        <w:fldChar w:fldCharType="separate"/>
      </w:r>
      <w:r w:rsidR="004B5903">
        <w:rPr>
          <w:noProof/>
        </w:rPr>
        <w:t>22</w:t>
      </w:r>
      <w:r w:rsidR="00E011FE">
        <w:rPr>
          <w:noProof/>
        </w:rPr>
        <w:fldChar w:fldCharType="end"/>
      </w:r>
      <w:r>
        <w:t xml:space="preserve"> </w:t>
      </w:r>
      <w:r w:rsidR="00D2580D">
        <w:t>-</w:t>
      </w:r>
      <w:r>
        <w:t xml:space="preserve"> Übersicht</w:t>
      </w:r>
      <w:r w:rsidR="00D2580D">
        <w:t xml:space="preserve"> </w:t>
      </w:r>
      <w:proofErr w:type="spellStart"/>
      <w:r w:rsidR="00D2580D">
        <w:t>Metriken</w:t>
      </w:r>
      <w:proofErr w:type="spellEnd"/>
      <w:r w:rsidR="00D2580D">
        <w:t xml:space="preserve"> </w:t>
      </w:r>
      <w:proofErr w:type="spellStart"/>
      <w:r w:rsidR="00D2580D">
        <w:t>NDepend</w:t>
      </w:r>
      <w:bookmarkEnd w:id="88"/>
      <w:proofErr w:type="spellEnd"/>
    </w:p>
    <w:p w14:paraId="57CCE5DD" w14:textId="77777777" w:rsidR="00AC44AF" w:rsidRPr="00AC44AF" w:rsidRDefault="00AC44AF" w:rsidP="00AC44AF"/>
    <w:p w14:paraId="6A9B40F3" w14:textId="77777777" w:rsidR="00084715" w:rsidRDefault="00084715" w:rsidP="00084715">
      <w:pPr>
        <w:keepNext/>
      </w:pPr>
      <w:r>
        <w:rPr>
          <w:noProof/>
          <w:lang w:val="en-US"/>
        </w:rPr>
        <w:drawing>
          <wp:inline distT="0" distB="0" distL="0" distR="0" wp14:anchorId="083E29B2" wp14:editId="53D23960">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4120575"/>
                    </a:xfrm>
                    <a:prstGeom prst="rect">
                      <a:avLst/>
                    </a:prstGeom>
                  </pic:spPr>
                </pic:pic>
              </a:graphicData>
            </a:graphic>
          </wp:inline>
        </w:drawing>
      </w:r>
    </w:p>
    <w:p w14:paraId="6117992B" w14:textId="77777777" w:rsidR="00084715" w:rsidRPr="00084715" w:rsidRDefault="00084715" w:rsidP="00084715">
      <w:pPr>
        <w:pStyle w:val="Caption"/>
      </w:pPr>
      <w:bookmarkStart w:id="89" w:name="_Toc312080624"/>
      <w:r>
        <w:t xml:space="preserve">Abbildung </w:t>
      </w:r>
      <w:r w:rsidR="00E011FE">
        <w:fldChar w:fldCharType="begin"/>
      </w:r>
      <w:r w:rsidR="00E011FE">
        <w:instrText xml:space="preserve"> SEQ Abbildung \* ARABIC </w:instrText>
      </w:r>
      <w:r w:rsidR="00E011FE">
        <w:fldChar w:fldCharType="separate"/>
      </w:r>
      <w:r w:rsidR="004B5903">
        <w:rPr>
          <w:noProof/>
        </w:rPr>
        <w:t>23</w:t>
      </w:r>
      <w:r w:rsidR="00E011FE">
        <w:rPr>
          <w:noProof/>
        </w:rPr>
        <w:fldChar w:fldCharType="end"/>
      </w:r>
      <w:r>
        <w:t xml:space="preserve"> - </w:t>
      </w:r>
      <w:proofErr w:type="spellStart"/>
      <w:r>
        <w:t>Assemblies</w:t>
      </w:r>
      <w:proofErr w:type="spellEnd"/>
      <w:r>
        <w:t xml:space="preserve"> </w:t>
      </w:r>
      <w:proofErr w:type="spellStart"/>
      <w:r>
        <w:t>Metrics</w:t>
      </w:r>
      <w:proofErr w:type="spellEnd"/>
      <w:r w:rsidR="000923CB">
        <w:t xml:space="preserve"> </w:t>
      </w:r>
      <w:proofErr w:type="spellStart"/>
      <w:r w:rsidR="000923CB">
        <w:t>NDepend</w:t>
      </w:r>
      <w:bookmarkEnd w:id="89"/>
      <w:proofErr w:type="spellEnd"/>
    </w:p>
    <w:p w14:paraId="615C003A" w14:textId="77777777" w:rsidR="00BA4B33" w:rsidRDefault="00BA4B33" w:rsidP="00BA4B33">
      <w:pPr>
        <w:pStyle w:val="Heading3"/>
      </w:pPr>
      <w:bookmarkStart w:id="90" w:name="_Toc312080591"/>
      <w:r>
        <w:t xml:space="preserve">Code </w:t>
      </w:r>
      <w:r w:rsidR="00934AE7">
        <w:t>Warnungen</w:t>
      </w:r>
      <w:bookmarkEnd w:id="90"/>
    </w:p>
    <w:p w14:paraId="2181A9B5" w14:textId="77777777" w:rsidR="002D53B7" w:rsidRPr="002D53B7" w:rsidRDefault="00934AE7" w:rsidP="002D53B7">
      <w:pPr>
        <w:pStyle w:val="Heading4"/>
      </w:pPr>
      <w:r>
        <w:t>Compiler Warnungen</w:t>
      </w:r>
    </w:p>
    <w:p w14:paraId="0658492B" w14:textId="77777777" w:rsidR="00BA4B33" w:rsidRDefault="00AC1E8A" w:rsidP="00BA4B33">
      <w:r>
        <w:t>Wie in nachfolgender Abbildung ersichtlich ist, treten b</w:t>
      </w:r>
      <w:r w:rsidR="00BA4B33">
        <w:t>eim Kompilieren</w:t>
      </w:r>
      <w:r>
        <w:t xml:space="preserve"> des Codes</w:t>
      </w:r>
      <w:r w:rsidR="00BA4B33">
        <w:t xml:space="preserve"> keine </w:t>
      </w:r>
      <w:r w:rsidR="00E464E5">
        <w:t>Fehler</w:t>
      </w:r>
      <w:r w:rsidR="00B77EF5">
        <w:t xml:space="preserve"> oder </w:t>
      </w:r>
      <w:r w:rsidR="00E464E5">
        <w:t>Warnungen</w:t>
      </w:r>
      <w:r>
        <w:t xml:space="preserve"> auf.</w:t>
      </w:r>
    </w:p>
    <w:p w14:paraId="03FBA3E2" w14:textId="77777777" w:rsidR="00B77EF5" w:rsidRDefault="00B77EF5" w:rsidP="00B77EF5">
      <w:pPr>
        <w:keepNext/>
      </w:pPr>
      <w:r>
        <w:rPr>
          <w:noProof/>
          <w:lang w:val="en-US"/>
        </w:rPr>
        <w:drawing>
          <wp:inline distT="0" distB="0" distL="0" distR="0" wp14:anchorId="42EFFC0E" wp14:editId="0BA5794F">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400677"/>
                    </a:xfrm>
                    <a:prstGeom prst="rect">
                      <a:avLst/>
                    </a:prstGeom>
                  </pic:spPr>
                </pic:pic>
              </a:graphicData>
            </a:graphic>
          </wp:inline>
        </w:drawing>
      </w:r>
    </w:p>
    <w:p w14:paraId="67CABD7C" w14:textId="77777777" w:rsidR="00B77EF5" w:rsidRDefault="00B77EF5" w:rsidP="00B77EF5">
      <w:pPr>
        <w:pStyle w:val="Caption"/>
      </w:pPr>
      <w:bookmarkStart w:id="91" w:name="_Toc312080625"/>
      <w:r>
        <w:t xml:space="preserve">Abbildung </w:t>
      </w:r>
      <w:r w:rsidR="00E011FE">
        <w:fldChar w:fldCharType="begin"/>
      </w:r>
      <w:r w:rsidR="00E011FE">
        <w:instrText xml:space="preserve"> SEQ Abbildung \* ARABIC </w:instrText>
      </w:r>
      <w:r w:rsidR="00E011FE">
        <w:fldChar w:fldCharType="separate"/>
      </w:r>
      <w:r w:rsidR="004B5903">
        <w:rPr>
          <w:noProof/>
        </w:rPr>
        <w:t>24</w:t>
      </w:r>
      <w:r w:rsidR="00E011FE">
        <w:rPr>
          <w:noProof/>
        </w:rPr>
        <w:fldChar w:fldCharType="end"/>
      </w:r>
      <w:r>
        <w:t xml:space="preserve"> - Keine </w:t>
      </w:r>
      <w:r w:rsidR="00676CC6">
        <w:t xml:space="preserve">Fehler oder </w:t>
      </w:r>
      <w:r>
        <w:t>Warnungen beim Kompilieren</w:t>
      </w:r>
      <w:bookmarkEnd w:id="91"/>
    </w:p>
    <w:p w14:paraId="67D43A93" w14:textId="77777777" w:rsidR="002D53B7" w:rsidRDefault="002D53B7">
      <w:r>
        <w:br w:type="page"/>
      </w:r>
    </w:p>
    <w:p w14:paraId="53D81542" w14:textId="77777777" w:rsidR="002D53B7" w:rsidRDefault="002D53B7" w:rsidP="002D53B7">
      <w:pPr>
        <w:pStyle w:val="Heading4"/>
      </w:pPr>
      <w:r>
        <w:lastRenderedPageBreak/>
        <w:t>Laufzeitwarnungen</w:t>
      </w:r>
    </w:p>
    <w:p w14:paraId="23B4687C" w14:textId="77777777" w:rsidR="005961E8" w:rsidRDefault="005961E8" w:rsidP="003B4C55">
      <w:r>
        <w:t>Wird die Applika</w:t>
      </w:r>
      <w:r w:rsidR="00293429">
        <w:t>tion ausgeführt</w:t>
      </w:r>
      <w:r w:rsidR="00830B61">
        <w:t xml:space="preserve"> und alle User Stories durchgeführt</w:t>
      </w:r>
      <w:r>
        <w:t xml:space="preserve">, so treten </w:t>
      </w:r>
      <w:r w:rsidR="003B4C55">
        <w:t>keine Warnungen auf</w:t>
      </w:r>
      <w:r w:rsidR="00830B61">
        <w:t>.</w:t>
      </w:r>
    </w:p>
    <w:p w14:paraId="5B1918EA" w14:textId="77777777" w:rsidR="008D46D2" w:rsidRDefault="008D46D2" w:rsidP="008D46D2">
      <w:pPr>
        <w:keepNext/>
      </w:pPr>
      <w:r>
        <w:rPr>
          <w:noProof/>
          <w:lang w:val="en-US"/>
        </w:rPr>
        <w:drawing>
          <wp:inline distT="0" distB="0" distL="0" distR="0" wp14:anchorId="662B8578" wp14:editId="2EAC2828">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14:paraId="6CDDA7DD" w14:textId="77777777" w:rsidR="009A7B90" w:rsidRDefault="008D46D2" w:rsidP="0034316D">
      <w:pPr>
        <w:pStyle w:val="Caption"/>
      </w:pPr>
      <w:bookmarkStart w:id="92" w:name="_Toc312080626"/>
      <w:r>
        <w:t xml:space="preserve">Abbildung </w:t>
      </w:r>
      <w:r w:rsidR="00E011FE">
        <w:fldChar w:fldCharType="begin"/>
      </w:r>
      <w:r w:rsidR="00E011FE">
        <w:instrText xml:space="preserve"> SEQ Abbildung \* ARABIC </w:instrText>
      </w:r>
      <w:r w:rsidR="00E011FE">
        <w:fldChar w:fldCharType="separate"/>
      </w:r>
      <w:r w:rsidR="004B5903">
        <w:rPr>
          <w:noProof/>
        </w:rPr>
        <w:t>25</w:t>
      </w:r>
      <w:r w:rsidR="00E011FE">
        <w:rPr>
          <w:noProof/>
        </w:rPr>
        <w:fldChar w:fldCharType="end"/>
      </w:r>
      <w:r>
        <w:t xml:space="preserve"> - Keine Warnungen bei der Ausführung aller User Stories</w:t>
      </w:r>
      <w:bookmarkEnd w:id="92"/>
    </w:p>
    <w:p w14:paraId="0E7DC7D8" w14:textId="77777777" w:rsidR="009A7B90" w:rsidRDefault="009A7B90">
      <w:pPr>
        <w:rPr>
          <w:b/>
          <w:bCs/>
          <w:color w:val="365F91" w:themeColor="accent1" w:themeShade="BF"/>
          <w:sz w:val="16"/>
          <w:szCs w:val="16"/>
        </w:rPr>
      </w:pPr>
      <w:r>
        <w:br w:type="page"/>
      </w:r>
    </w:p>
    <w:p w14:paraId="0A685501" w14:textId="77777777" w:rsidR="0002337D" w:rsidRDefault="0002337D" w:rsidP="0002337D">
      <w:pPr>
        <w:pStyle w:val="Heading2"/>
      </w:pPr>
      <w:bookmarkStart w:id="93" w:name="_Toc311469946"/>
      <w:bookmarkStart w:id="94" w:name="_Toc312080592"/>
      <w:proofErr w:type="spellStart"/>
      <w:r>
        <w:lastRenderedPageBreak/>
        <w:t>Coding</w:t>
      </w:r>
      <w:proofErr w:type="spellEnd"/>
      <w:r>
        <w:t xml:space="preserve"> Standards</w:t>
      </w:r>
      <w:bookmarkEnd w:id="93"/>
      <w:bookmarkEnd w:id="94"/>
    </w:p>
    <w:p w14:paraId="5F91CF4B" w14:textId="77777777" w:rsidR="0002337D" w:rsidRDefault="0002337D" w:rsidP="0002337D">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14:paraId="77CA5878" w14:textId="77777777" w:rsidR="0002337D" w:rsidRDefault="0002337D" w:rsidP="0002337D">
      <w:r>
        <w:t xml:space="preserve">Nachfolgend sind die unveränderten Standards mittels </w:t>
      </w:r>
      <w:r w:rsidR="00C36671">
        <w:t>Bildausschnitten</w:t>
      </w:r>
      <w:r>
        <w:t xml:space="preserve"> dokumentiert.</w:t>
      </w:r>
    </w:p>
    <w:p w14:paraId="28B0E6D6" w14:textId="77777777" w:rsidR="0002337D" w:rsidRDefault="0002337D" w:rsidP="0002337D">
      <w:pPr>
        <w:pStyle w:val="Heading3"/>
      </w:pPr>
      <w:bookmarkStart w:id="95" w:name="_Toc311469947"/>
      <w:bookmarkStart w:id="96" w:name="_Toc312080593"/>
      <w:r>
        <w:t xml:space="preserve">C# </w:t>
      </w:r>
      <w:bookmarkEnd w:id="95"/>
      <w:r w:rsidR="009A7B90">
        <w:t>Namenskonventionen</w:t>
      </w:r>
      <w:bookmarkEnd w:id="96"/>
    </w:p>
    <w:p w14:paraId="2594614E" w14:textId="77777777" w:rsidR="009A7B90" w:rsidRPr="009A7B90" w:rsidRDefault="009A7B90" w:rsidP="009A7B90">
      <w:r>
        <w:t>Folgende Namenskonventionen wurden verwendet:</w:t>
      </w:r>
    </w:p>
    <w:p w14:paraId="4865C4B4" w14:textId="77777777" w:rsidR="0002337D" w:rsidRDefault="0002337D" w:rsidP="0002337D">
      <w:pPr>
        <w:keepNext/>
      </w:pPr>
      <w:r>
        <w:rPr>
          <w:noProof/>
          <w:lang w:val="en-US"/>
        </w:rPr>
        <w:drawing>
          <wp:inline distT="0" distB="0" distL="0" distR="0" wp14:anchorId="1D8D5F06" wp14:editId="53833083">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14900" cy="2419350"/>
                    </a:xfrm>
                    <a:prstGeom prst="rect">
                      <a:avLst/>
                    </a:prstGeom>
                  </pic:spPr>
                </pic:pic>
              </a:graphicData>
            </a:graphic>
          </wp:inline>
        </w:drawing>
      </w:r>
    </w:p>
    <w:p w14:paraId="0337FF4B" w14:textId="77777777" w:rsidR="0002337D" w:rsidRDefault="0002337D" w:rsidP="0002337D">
      <w:pPr>
        <w:pStyle w:val="Caption"/>
      </w:pPr>
      <w:bookmarkStart w:id="97" w:name="_Toc311469971"/>
      <w:bookmarkStart w:id="98" w:name="_Toc312080627"/>
      <w:r>
        <w:t xml:space="preserve">Abbildung </w:t>
      </w:r>
      <w:r w:rsidR="00E011FE">
        <w:fldChar w:fldCharType="begin"/>
      </w:r>
      <w:r w:rsidR="00E011FE">
        <w:instrText xml:space="preserve"> SEQ Abbildung \* ARABIC </w:instrText>
      </w:r>
      <w:r w:rsidR="00E011FE">
        <w:fldChar w:fldCharType="separate"/>
      </w:r>
      <w:r w:rsidR="004B5903">
        <w:rPr>
          <w:noProof/>
        </w:rPr>
        <w:t>26</w:t>
      </w:r>
      <w:r w:rsidR="00E011FE">
        <w:rPr>
          <w:noProof/>
        </w:rPr>
        <w:fldChar w:fldCharType="end"/>
      </w:r>
      <w:r>
        <w:t xml:space="preserve"> - </w:t>
      </w:r>
      <w:proofErr w:type="spellStart"/>
      <w:r>
        <w:t>Naming</w:t>
      </w:r>
      <w:proofErr w:type="spellEnd"/>
      <w:r>
        <w:t xml:space="preserve"> Style</w:t>
      </w:r>
      <w:bookmarkEnd w:id="97"/>
      <w:bookmarkEnd w:id="98"/>
    </w:p>
    <w:p w14:paraId="164981D1" w14:textId="77777777" w:rsidR="0002337D" w:rsidRPr="00C10FD7" w:rsidRDefault="0055450B" w:rsidP="0002337D">
      <w:pPr>
        <w:pStyle w:val="Heading3"/>
        <w:rPr>
          <w:rStyle w:val="Heading3Char"/>
        </w:rPr>
      </w:pPr>
      <w:bookmarkStart w:id="99" w:name="_Toc311469948"/>
      <w:bookmarkStart w:id="100" w:name="_Toc312080594"/>
      <w:r>
        <w:t>Formatierungs</w:t>
      </w:r>
      <w:bookmarkEnd w:id="99"/>
      <w:r>
        <w:t>stil</w:t>
      </w:r>
      <w:bookmarkEnd w:id="100"/>
    </w:p>
    <w:p w14:paraId="1D05F0CB" w14:textId="77777777" w:rsidR="0002337D" w:rsidRPr="00C10FD7" w:rsidRDefault="0002337D" w:rsidP="0002337D">
      <w:pPr>
        <w:rPr>
          <w:b/>
        </w:rPr>
      </w:pPr>
      <w:proofErr w:type="spellStart"/>
      <w:r w:rsidRPr="00C10FD7">
        <w:rPr>
          <w:b/>
        </w:rPr>
        <w:t>Braces</w:t>
      </w:r>
      <w:proofErr w:type="spellEnd"/>
      <w:r w:rsidRPr="00C10FD7">
        <w:rPr>
          <w:b/>
        </w:rPr>
        <w:t xml:space="preserve"> Layout</w:t>
      </w:r>
    </w:p>
    <w:p w14:paraId="07F35944" w14:textId="77777777"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14:paraId="1DB43E0D" w14:textId="77777777" w:rsidR="0002337D" w:rsidRDefault="0002337D" w:rsidP="0002337D">
      <w:r>
        <w:t>Ausnahme: geschweifte Klammern, die nichts enthalten. (</w:t>
      </w:r>
      <w:proofErr w:type="spellStart"/>
      <w:r>
        <w:t>Bsp</w:t>
      </w:r>
      <w:proofErr w:type="spellEnd"/>
      <w:r>
        <w:t xml:space="preserve">: </w:t>
      </w:r>
      <w:proofErr w:type="spellStart"/>
      <w:r>
        <w:t>internal</w:t>
      </w:r>
      <w:proofErr w:type="spellEnd"/>
      <w:r>
        <w:t xml:space="preserve"> Class C {})</w:t>
      </w:r>
      <w:r w:rsidR="0003467A">
        <w:t>.</w:t>
      </w:r>
    </w:p>
    <w:p w14:paraId="26BD42FA" w14:textId="77777777" w:rsidR="0002337D" w:rsidRDefault="0002337D" w:rsidP="0002337D">
      <w:pPr>
        <w:keepNext/>
      </w:pPr>
      <w:r>
        <w:rPr>
          <w:noProof/>
          <w:lang w:val="en-US"/>
        </w:rPr>
        <w:drawing>
          <wp:inline distT="0" distB="0" distL="0" distR="0" wp14:anchorId="6AE8E86E" wp14:editId="0429B1CF">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57631" cy="1168224"/>
                    </a:xfrm>
                    <a:prstGeom prst="rect">
                      <a:avLst/>
                    </a:prstGeom>
                  </pic:spPr>
                </pic:pic>
              </a:graphicData>
            </a:graphic>
          </wp:inline>
        </w:drawing>
      </w:r>
    </w:p>
    <w:p w14:paraId="45BF4AE2" w14:textId="77777777" w:rsidR="0002337D" w:rsidRPr="0002337D" w:rsidRDefault="0002337D" w:rsidP="0002337D">
      <w:pPr>
        <w:pStyle w:val="Caption"/>
        <w:rPr>
          <w:lang w:val="en-US"/>
        </w:rPr>
      </w:pPr>
      <w:bookmarkStart w:id="101" w:name="_Toc311469972"/>
      <w:bookmarkStart w:id="102" w:name="_Toc312080628"/>
      <w:proofErr w:type="spellStart"/>
      <w:r w:rsidRPr="0002337D">
        <w:rPr>
          <w:lang w:val="en-US"/>
        </w:rPr>
        <w:t>Abbildung</w:t>
      </w:r>
      <w:proofErr w:type="spellEnd"/>
      <w:r w:rsidRPr="0002337D">
        <w:rPr>
          <w:lang w:val="en-US"/>
        </w:rPr>
        <w:t xml:space="preserve">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101"/>
      <w:bookmarkEnd w:id="102"/>
    </w:p>
    <w:p w14:paraId="56A8A6AD" w14:textId="77777777" w:rsidR="0002337D" w:rsidRPr="0002337D" w:rsidRDefault="0002337D" w:rsidP="0002337D">
      <w:pPr>
        <w:rPr>
          <w:lang w:val="en-US"/>
        </w:rPr>
      </w:pPr>
    </w:p>
    <w:p w14:paraId="1F0F2E3D" w14:textId="77777777" w:rsidR="0002337D" w:rsidRPr="0002337D" w:rsidRDefault="0002337D" w:rsidP="0002337D">
      <w:pPr>
        <w:rPr>
          <w:b/>
          <w:lang w:val="en-US"/>
        </w:rPr>
      </w:pPr>
      <w:r w:rsidRPr="0002337D">
        <w:rPr>
          <w:b/>
          <w:lang w:val="en-US"/>
        </w:rPr>
        <w:t>Line Breaks and Wrapping</w:t>
      </w:r>
    </w:p>
    <w:p w14:paraId="246DA983" w14:textId="77777777" w:rsidR="0002337D" w:rsidRDefault="0002337D" w:rsidP="0002337D">
      <w:r>
        <w:t>Lange Zeilen (&gt;120 Zeichen) werden umgebrochen.</w:t>
      </w:r>
    </w:p>
    <w:p w14:paraId="1E0CC7C8" w14:textId="77777777" w:rsidR="00F61CE5" w:rsidRDefault="0002337D" w:rsidP="00F61CE5">
      <w:pPr>
        <w:keepNext/>
      </w:pPr>
      <w:r>
        <w:rPr>
          <w:noProof/>
          <w:lang w:val="en-US"/>
        </w:rPr>
        <w:drawing>
          <wp:inline distT="0" distB="0" distL="0" distR="0" wp14:anchorId="4E9710C4" wp14:editId="146AFC62">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750" cy="293125"/>
                    </a:xfrm>
                    <a:prstGeom prst="rect">
                      <a:avLst/>
                    </a:prstGeom>
                  </pic:spPr>
                </pic:pic>
              </a:graphicData>
            </a:graphic>
          </wp:inline>
        </w:drawing>
      </w:r>
    </w:p>
    <w:p w14:paraId="6B58F82E" w14:textId="77777777" w:rsidR="0002337D" w:rsidRPr="00AB7AEB" w:rsidRDefault="00F61CE5" w:rsidP="00F61CE5">
      <w:pPr>
        <w:pStyle w:val="Caption"/>
        <w:rPr>
          <w:lang w:val="en-US"/>
        </w:rPr>
      </w:pPr>
      <w:bookmarkStart w:id="103" w:name="_Toc312080629"/>
      <w:proofErr w:type="spellStart"/>
      <w:r w:rsidRPr="00AB7AEB">
        <w:rPr>
          <w:lang w:val="en-US"/>
        </w:rPr>
        <w:t>Abbildung</w:t>
      </w:r>
      <w:proofErr w:type="spellEnd"/>
      <w:r w:rsidRPr="00AB7AEB">
        <w:rPr>
          <w:lang w:val="en-US"/>
        </w:rPr>
        <w:t xml:space="preserve">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103"/>
    </w:p>
    <w:p w14:paraId="4F35E336" w14:textId="77777777" w:rsidR="0002337D" w:rsidRDefault="0002337D" w:rsidP="0002337D">
      <w:pPr>
        <w:pStyle w:val="Heading3"/>
      </w:pPr>
      <w:bookmarkStart w:id="104" w:name="_Toc311469949"/>
      <w:bookmarkStart w:id="105" w:name="_Toc312080595"/>
      <w:proofErr w:type="spellStart"/>
      <w:r>
        <w:t>CleanUp</w:t>
      </w:r>
      <w:bookmarkEnd w:id="104"/>
      <w:bookmarkEnd w:id="105"/>
      <w:proofErr w:type="spellEnd"/>
    </w:p>
    <w:p w14:paraId="615A7B09" w14:textId="77777777" w:rsidR="0002337D" w:rsidRPr="00C10FD7" w:rsidRDefault="0002337D" w:rsidP="0002337D">
      <w:r>
        <w:t xml:space="preserve">Für das </w:t>
      </w:r>
      <w:proofErr w:type="spellStart"/>
      <w:r>
        <w:t>CleanUp</w:t>
      </w:r>
      <w:proofErr w:type="spellEnd"/>
      <w:r>
        <w:t xml:space="preserve"> des Codes wurden folgende Einstellungen vorgenommen:</w:t>
      </w:r>
    </w:p>
    <w:p w14:paraId="672F021A" w14:textId="77777777" w:rsidR="0002337D" w:rsidRDefault="0002337D" w:rsidP="0002337D">
      <w:pPr>
        <w:keepNext/>
      </w:pPr>
      <w:r>
        <w:rPr>
          <w:noProof/>
          <w:lang w:val="en-US"/>
        </w:rPr>
        <w:lastRenderedPageBreak/>
        <w:drawing>
          <wp:inline distT="0" distB="0" distL="0" distR="0" wp14:anchorId="6760F286" wp14:editId="0D44DDFE">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147389"/>
                    </a:xfrm>
                    <a:prstGeom prst="rect">
                      <a:avLst/>
                    </a:prstGeom>
                  </pic:spPr>
                </pic:pic>
              </a:graphicData>
            </a:graphic>
          </wp:inline>
        </w:drawing>
      </w:r>
    </w:p>
    <w:p w14:paraId="117086A0" w14:textId="77777777" w:rsidR="0002337D" w:rsidRDefault="0002337D" w:rsidP="0002337D">
      <w:pPr>
        <w:pStyle w:val="Caption"/>
      </w:pPr>
      <w:bookmarkStart w:id="106" w:name="_Toc311469973"/>
      <w:bookmarkStart w:id="107" w:name="_Toc312080630"/>
      <w:r>
        <w:t xml:space="preserve">Abbildung </w:t>
      </w:r>
      <w:r w:rsidR="00E011FE">
        <w:fldChar w:fldCharType="begin"/>
      </w:r>
      <w:r w:rsidR="00E011FE">
        <w:instrText xml:space="preserve"> SEQ Abbildung \* ARABIC </w:instrText>
      </w:r>
      <w:r w:rsidR="00E011FE">
        <w:fldChar w:fldCharType="separate"/>
      </w:r>
      <w:r w:rsidR="004B5903">
        <w:rPr>
          <w:noProof/>
        </w:rPr>
        <w:t>29</w:t>
      </w:r>
      <w:r w:rsidR="00E011FE">
        <w:rPr>
          <w:noProof/>
        </w:rPr>
        <w:fldChar w:fldCharType="end"/>
      </w:r>
      <w:r>
        <w:t xml:space="preserve"> - </w:t>
      </w:r>
      <w:r w:rsidR="000610E7">
        <w:t xml:space="preserve">Code </w:t>
      </w:r>
      <w:r>
        <w:t>Clean</w:t>
      </w:r>
      <w:r w:rsidR="000610E7">
        <w:t xml:space="preserve"> </w:t>
      </w:r>
      <w:proofErr w:type="spellStart"/>
      <w:r>
        <w:t>Up</w:t>
      </w:r>
      <w:bookmarkEnd w:id="106"/>
      <w:proofErr w:type="spellEnd"/>
      <w:r w:rsidR="000610E7">
        <w:t xml:space="preserve"> Einstellungen</w:t>
      </w:r>
      <w:bookmarkEnd w:id="107"/>
    </w:p>
    <w:p w14:paraId="24E9602C" w14:textId="77777777" w:rsidR="0002337D" w:rsidRDefault="00F25D42" w:rsidP="0002337D">
      <w:pPr>
        <w:pStyle w:val="Heading2"/>
      </w:pPr>
      <w:bookmarkStart w:id="108" w:name="_Toc311469950"/>
      <w:bookmarkStart w:id="109" w:name="_Toc312080596"/>
      <w:r>
        <w:t>Dokumentation Quellcode</w:t>
      </w:r>
      <w:bookmarkEnd w:id="108"/>
      <w:bookmarkEnd w:id="109"/>
    </w:p>
    <w:p w14:paraId="281B4CBB" w14:textId="20F8B9AE" w:rsidR="0002337D" w:rsidRDefault="00013210" w:rsidP="00EC50B1">
      <w:r>
        <w:t>Zur Dokumentation des Quellcodes wurde Ghost Doc verwendet. D</w:t>
      </w:r>
      <w:r w:rsidR="00F25D42">
        <w:t xml:space="preserve">adurch war die Dokumentation einiges einfacher, da sinnvolle Standardkommentare generiert werden, die </w:t>
      </w:r>
      <w:r w:rsidR="00830B61">
        <w:t xml:space="preserve">bei </w:t>
      </w:r>
      <w:del w:id="110" w:author="Markus Stolze" w:date="2011-12-20T23:03:00Z">
        <w:r w:rsidR="00830B61" w:rsidDel="00E011FE">
          <w:delText>Bedarg</w:delText>
        </w:r>
      </w:del>
      <w:ins w:id="111" w:author="Markus Stolze" w:date="2011-12-20T23:03:00Z">
        <w:r w:rsidR="00E011FE">
          <w:t>Bedarf</w:t>
        </w:r>
      </w:ins>
      <w:bookmarkStart w:id="112" w:name="_GoBack"/>
      <w:bookmarkEnd w:id="112"/>
      <w:r w:rsidR="00F25D42">
        <w:t xml:space="preserve"> erweitert werden können.</w:t>
      </w:r>
      <w:r w:rsidR="00B348FF">
        <w:t xml:space="preserve"> Durch die geschriebenen XML Kommentare </w:t>
      </w:r>
      <w:r w:rsidR="00830B61">
        <w:t>ist</w:t>
      </w:r>
      <w:r w:rsidR="00B348FF">
        <w:t xml:space="preserve"> es  auch möglich, eine Dokumentation zu generieren.</w:t>
      </w:r>
    </w:p>
    <w:p w14:paraId="3A5B661E" w14:textId="77777777"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xml:space="preserve">, welche </w:t>
      </w:r>
      <w:r w:rsidR="00830B61">
        <w:t>mit Hilfe eines</w:t>
      </w:r>
      <w:r w:rsidR="00C75B98">
        <w:t xml:space="preserve"> Kommentar</w:t>
      </w:r>
      <w:r w:rsidR="00830B61">
        <w:t>s</w:t>
      </w:r>
      <w:r w:rsidR="00C75B98">
        <w:t xml:space="preserve">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w:t>
      </w:r>
      <w:r w:rsidR="00830B61">
        <w:t>sind</w:t>
      </w:r>
      <w:r w:rsidR="00712012">
        <w:t xml:space="preserve"> der Programmcode</w:t>
      </w:r>
      <w:r w:rsidR="00830B61">
        <w:t xml:space="preserve"> und</w:t>
      </w:r>
      <w:r w:rsidR="006C2765">
        <w:t xml:space="preserve"> besonders komplexere Methoden </w:t>
      </w:r>
      <w:r w:rsidR="00B348FF">
        <w:t>für Entwickler leichter verständlich</w:t>
      </w:r>
      <w:r w:rsidR="006C2765">
        <w:t>.</w:t>
      </w:r>
    </w:p>
    <w:p w14:paraId="5F6971FA" w14:textId="77777777" w:rsidR="0050037D" w:rsidRDefault="0050037D">
      <w:r>
        <w:br w:type="page"/>
      </w:r>
    </w:p>
    <w:p w14:paraId="6B465EEE" w14:textId="77777777" w:rsidR="0002337D" w:rsidRDefault="0050037D" w:rsidP="0050037D">
      <w:pPr>
        <w:pStyle w:val="Heading1"/>
      </w:pPr>
      <w:bookmarkStart w:id="113" w:name="_Toc312080597"/>
      <w:r>
        <w:lastRenderedPageBreak/>
        <w:t>Code Reviews</w:t>
      </w:r>
      <w:bookmarkEnd w:id="113"/>
    </w:p>
    <w:p w14:paraId="05B4CBDF" w14:textId="77777777" w:rsidR="0050037D" w:rsidRDefault="0050037D" w:rsidP="0050037D">
      <w:r>
        <w:t>Um die Code Qual</w:t>
      </w:r>
      <w:r w:rsidR="00683222">
        <w:t xml:space="preserve">ität zu gewährleisten, wurden </w:t>
      </w:r>
      <w:r w:rsidR="00830B61">
        <w:t xml:space="preserve">im Team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14:paraId="03FDE3C9" w14:textId="77777777" w:rsidR="00554A1F" w:rsidRDefault="0050037D" w:rsidP="00554A1F">
      <w:r>
        <w:t>Zusätzlich zu den in</w:t>
      </w:r>
      <w:r w:rsidR="00554A1F">
        <w:t>ternen</w:t>
      </w:r>
      <w:r w:rsidR="00830B61">
        <w:t xml:space="preserve"> Reviews</w:t>
      </w:r>
      <w:r w:rsidR="00554A1F">
        <w:t xml:space="preserve"> wurden auch</w:t>
      </w:r>
      <w:r>
        <w:t xml:space="preserve"> Code Reviews mit </w:t>
      </w:r>
      <w:r w:rsidR="00554A1F">
        <w:t xml:space="preserve">den externen Personen </w:t>
      </w:r>
      <w:r>
        <w:t xml:space="preserve">Christian Moser und Michael </w:t>
      </w:r>
      <w:proofErr w:type="spellStart"/>
      <w:r>
        <w:t>Gfeller</w:t>
      </w:r>
      <w:proofErr w:type="spellEnd"/>
      <w:r>
        <w:t xml:space="preserve"> durchgeführt</w:t>
      </w:r>
      <w:r w:rsidR="00C96DCE">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14:paraId="599A17BE" w14:textId="77777777" w:rsidTr="001A14C0">
        <w:trPr>
          <w:cnfStyle w:val="100000000000" w:firstRow="1" w:lastRow="0" w:firstColumn="0" w:lastColumn="0" w:oddVBand="0" w:evenVBand="0" w:oddHBand="0" w:evenHBand="0" w:firstRowFirstColumn="0" w:firstRowLastColumn="0" w:lastRowFirstColumn="0" w:lastRowLastColumn="0"/>
        </w:trPr>
        <w:tc>
          <w:tcPr>
            <w:tcW w:w="1276" w:type="dxa"/>
          </w:tcPr>
          <w:p w14:paraId="3E184B38" w14:textId="77777777" w:rsidR="00554A1F" w:rsidRDefault="00554A1F" w:rsidP="001A14C0">
            <w:r>
              <w:t>Datum</w:t>
            </w:r>
          </w:p>
        </w:tc>
        <w:tc>
          <w:tcPr>
            <w:tcW w:w="2268" w:type="dxa"/>
          </w:tcPr>
          <w:p w14:paraId="450A7BD6" w14:textId="77777777" w:rsidR="00554A1F" w:rsidRDefault="00554A1F" w:rsidP="001A14C0">
            <w:r>
              <w:t>Review</w:t>
            </w:r>
          </w:p>
        </w:tc>
        <w:tc>
          <w:tcPr>
            <w:tcW w:w="3544" w:type="dxa"/>
          </w:tcPr>
          <w:p w14:paraId="3E3D8813" w14:textId="77777777" w:rsidR="00554A1F" w:rsidRDefault="00554A1F" w:rsidP="001A14C0">
            <w:r>
              <w:t>Externe Person</w:t>
            </w:r>
          </w:p>
        </w:tc>
      </w:tr>
      <w:tr w:rsidR="00554A1F" w:rsidRPr="00CE3F96" w14:paraId="4584EF0E" w14:textId="77777777" w:rsidTr="001A14C0">
        <w:trPr>
          <w:cnfStyle w:val="000000100000" w:firstRow="0" w:lastRow="0" w:firstColumn="0" w:lastColumn="0" w:oddVBand="0" w:evenVBand="0" w:oddHBand="1" w:evenHBand="0" w:firstRowFirstColumn="0" w:firstRowLastColumn="0" w:lastRowFirstColumn="0" w:lastRowLastColumn="0"/>
        </w:trPr>
        <w:tc>
          <w:tcPr>
            <w:tcW w:w="1276" w:type="dxa"/>
          </w:tcPr>
          <w:p w14:paraId="078DC1DF" w14:textId="77777777" w:rsidR="00554A1F" w:rsidRPr="00F9181E" w:rsidRDefault="00554A1F" w:rsidP="001A14C0">
            <w:pPr>
              <w:rPr>
                <w:b/>
              </w:rPr>
            </w:pPr>
            <w:r>
              <w:t>04.11</w:t>
            </w:r>
            <w:r w:rsidRPr="00F9181E">
              <w:t>.2011</w:t>
            </w:r>
          </w:p>
        </w:tc>
        <w:tc>
          <w:tcPr>
            <w:tcW w:w="2268" w:type="dxa"/>
          </w:tcPr>
          <w:p w14:paraId="6453466D" w14:textId="77777777" w:rsidR="00554A1F" w:rsidRPr="00F9181E" w:rsidRDefault="00554A1F" w:rsidP="001A14C0">
            <w:r>
              <w:t>Review Sprint 4</w:t>
            </w:r>
          </w:p>
        </w:tc>
        <w:tc>
          <w:tcPr>
            <w:tcW w:w="3544" w:type="dxa"/>
          </w:tcPr>
          <w:p w14:paraId="69C1A933" w14:textId="77777777" w:rsidR="00554A1F" w:rsidRPr="00B605BF" w:rsidRDefault="00554A1F" w:rsidP="001A14C0">
            <w:pPr>
              <w:rPr>
                <w:lang w:val="en-US"/>
              </w:rPr>
            </w:pPr>
            <w:r w:rsidRPr="00B605BF">
              <w:rPr>
                <w:lang w:val="en-US"/>
              </w:rPr>
              <w:t>Christian Moser, Zühlke Engineering AG</w:t>
            </w:r>
          </w:p>
        </w:tc>
      </w:tr>
      <w:tr w:rsidR="00554A1F" w:rsidRPr="00CE3F96" w14:paraId="4E0FFE01" w14:textId="77777777" w:rsidTr="001A14C0">
        <w:trPr>
          <w:cnfStyle w:val="000000010000" w:firstRow="0" w:lastRow="0" w:firstColumn="0" w:lastColumn="0" w:oddVBand="0" w:evenVBand="0" w:oddHBand="0" w:evenHBand="1" w:firstRowFirstColumn="0" w:firstRowLastColumn="0" w:lastRowFirstColumn="0" w:lastRowLastColumn="0"/>
        </w:trPr>
        <w:tc>
          <w:tcPr>
            <w:tcW w:w="1276" w:type="dxa"/>
          </w:tcPr>
          <w:p w14:paraId="17D3CAA6" w14:textId="77777777" w:rsidR="00554A1F" w:rsidRPr="00F9181E" w:rsidRDefault="00554A1F" w:rsidP="001A14C0">
            <w:pPr>
              <w:rPr>
                <w:b/>
              </w:rPr>
            </w:pPr>
            <w:r>
              <w:t>25.11</w:t>
            </w:r>
            <w:r w:rsidRPr="00F9181E">
              <w:t>.2011</w:t>
            </w:r>
          </w:p>
        </w:tc>
        <w:tc>
          <w:tcPr>
            <w:tcW w:w="2268" w:type="dxa"/>
          </w:tcPr>
          <w:p w14:paraId="3311FEA0" w14:textId="77777777" w:rsidR="00554A1F" w:rsidRPr="00F9181E" w:rsidRDefault="00554A1F" w:rsidP="001A14C0">
            <w:r>
              <w:t>Review Sprint 5</w:t>
            </w:r>
          </w:p>
        </w:tc>
        <w:tc>
          <w:tcPr>
            <w:tcW w:w="3544" w:type="dxa"/>
          </w:tcPr>
          <w:p w14:paraId="5461FC11" w14:textId="77777777" w:rsidR="00554A1F" w:rsidRPr="00B605BF" w:rsidRDefault="00554A1F" w:rsidP="001A14C0">
            <w:pPr>
              <w:rPr>
                <w:lang w:val="en-US"/>
              </w:rPr>
            </w:pPr>
            <w:r w:rsidRPr="00B605BF">
              <w:rPr>
                <w:lang w:val="en-US"/>
              </w:rPr>
              <w:t>Christian Moser, Zühlke Engineering AG</w:t>
            </w:r>
          </w:p>
        </w:tc>
      </w:tr>
      <w:tr w:rsidR="00554A1F" w:rsidRPr="00F9181E" w14:paraId="0CBF1B02" w14:textId="77777777" w:rsidTr="001A14C0">
        <w:trPr>
          <w:cnfStyle w:val="000000100000" w:firstRow="0" w:lastRow="0" w:firstColumn="0" w:lastColumn="0" w:oddVBand="0" w:evenVBand="0" w:oddHBand="1" w:evenHBand="0" w:firstRowFirstColumn="0" w:firstRowLastColumn="0" w:lastRowFirstColumn="0" w:lastRowLastColumn="0"/>
        </w:trPr>
        <w:tc>
          <w:tcPr>
            <w:tcW w:w="1276" w:type="dxa"/>
          </w:tcPr>
          <w:p w14:paraId="5690406F" w14:textId="77777777" w:rsidR="00554A1F" w:rsidRPr="00F9181E" w:rsidRDefault="00554A1F" w:rsidP="001A14C0">
            <w:pPr>
              <w:rPr>
                <w:b/>
              </w:rPr>
            </w:pPr>
            <w:r>
              <w:t>09.12</w:t>
            </w:r>
            <w:r w:rsidRPr="00F9181E">
              <w:t>.2011</w:t>
            </w:r>
          </w:p>
        </w:tc>
        <w:tc>
          <w:tcPr>
            <w:tcW w:w="2268" w:type="dxa"/>
          </w:tcPr>
          <w:p w14:paraId="7704B484" w14:textId="77777777" w:rsidR="00554A1F" w:rsidRPr="00F9181E" w:rsidRDefault="00554A1F" w:rsidP="001A14C0">
            <w:r>
              <w:t>Review Sprint 6</w:t>
            </w:r>
          </w:p>
        </w:tc>
        <w:tc>
          <w:tcPr>
            <w:tcW w:w="3544" w:type="dxa"/>
          </w:tcPr>
          <w:p w14:paraId="0A8E3620" w14:textId="77777777" w:rsidR="00554A1F" w:rsidRPr="00F9181E" w:rsidRDefault="00554A1F" w:rsidP="001A14C0">
            <w:r>
              <w:t xml:space="preserve">Michael </w:t>
            </w:r>
            <w:proofErr w:type="spellStart"/>
            <w:r>
              <w:t>Gfeller</w:t>
            </w:r>
            <w:proofErr w:type="spellEnd"/>
            <w:r>
              <w:t>, IFS HSR</w:t>
            </w:r>
          </w:p>
        </w:tc>
      </w:tr>
      <w:tr w:rsidR="00554A1F" w:rsidRPr="00F9181E" w14:paraId="53B8F897" w14:textId="77777777" w:rsidTr="001A14C0">
        <w:trPr>
          <w:cnfStyle w:val="000000010000" w:firstRow="0" w:lastRow="0" w:firstColumn="0" w:lastColumn="0" w:oddVBand="0" w:evenVBand="0" w:oddHBand="0" w:evenHBand="1" w:firstRowFirstColumn="0" w:firstRowLastColumn="0" w:lastRowFirstColumn="0" w:lastRowLastColumn="0"/>
        </w:trPr>
        <w:tc>
          <w:tcPr>
            <w:tcW w:w="1276" w:type="dxa"/>
          </w:tcPr>
          <w:p w14:paraId="1A7BC3BE" w14:textId="77777777" w:rsidR="00554A1F" w:rsidRPr="00F9181E" w:rsidRDefault="00554A1F" w:rsidP="001A14C0">
            <w:pPr>
              <w:rPr>
                <w:b/>
              </w:rPr>
            </w:pPr>
            <w:r>
              <w:t>16.12</w:t>
            </w:r>
            <w:r w:rsidRPr="00F9181E">
              <w:t>.2011</w:t>
            </w:r>
          </w:p>
        </w:tc>
        <w:tc>
          <w:tcPr>
            <w:tcW w:w="2268" w:type="dxa"/>
          </w:tcPr>
          <w:p w14:paraId="1911035A" w14:textId="77777777" w:rsidR="00554A1F" w:rsidRPr="00F9181E" w:rsidRDefault="00554A1F" w:rsidP="001A14C0">
            <w:r>
              <w:t>Review Projektabgabe</w:t>
            </w:r>
          </w:p>
        </w:tc>
        <w:tc>
          <w:tcPr>
            <w:tcW w:w="3544" w:type="dxa"/>
          </w:tcPr>
          <w:p w14:paraId="3CBA576E" w14:textId="77777777" w:rsidR="00554A1F" w:rsidRPr="00F9181E" w:rsidRDefault="00554A1F" w:rsidP="00830B61">
            <w:pPr>
              <w:keepNext/>
            </w:pPr>
            <w:r>
              <w:t xml:space="preserve">Michael </w:t>
            </w:r>
            <w:proofErr w:type="spellStart"/>
            <w:r>
              <w:t>Gfeller</w:t>
            </w:r>
            <w:proofErr w:type="spellEnd"/>
            <w:r>
              <w:t>, IFS HSR</w:t>
            </w:r>
          </w:p>
        </w:tc>
      </w:tr>
    </w:tbl>
    <w:p w14:paraId="7A25ACB1" w14:textId="77777777" w:rsidR="00830B61" w:rsidRDefault="00830B61">
      <w:pPr>
        <w:pStyle w:val="Caption"/>
      </w:pPr>
      <w:bookmarkStart w:id="114" w:name="_Toc312080632"/>
      <w:r>
        <w:t xml:space="preserve">Tabelle </w:t>
      </w:r>
      <w:r w:rsidR="00E011FE">
        <w:fldChar w:fldCharType="begin"/>
      </w:r>
      <w:r w:rsidR="00E011FE">
        <w:instrText xml:space="preserve"> SEQ Tabelle \* ARABIC </w:instrText>
      </w:r>
      <w:r w:rsidR="00E011FE">
        <w:fldChar w:fldCharType="separate"/>
      </w:r>
      <w:r>
        <w:rPr>
          <w:noProof/>
        </w:rPr>
        <w:t>1</w:t>
      </w:r>
      <w:r w:rsidR="00E011FE">
        <w:rPr>
          <w:noProof/>
        </w:rPr>
        <w:fldChar w:fldCharType="end"/>
      </w:r>
      <w:r>
        <w:t xml:space="preserve"> - Code Reviews mit externen Personen</w:t>
      </w:r>
      <w:bookmarkEnd w:id="114"/>
    </w:p>
    <w:p w14:paraId="125EFB77" w14:textId="77777777" w:rsidR="00554A1F" w:rsidRDefault="00554A1F" w:rsidP="00554A1F">
      <w:pPr>
        <w:pStyle w:val="Heading3"/>
      </w:pPr>
      <w:bookmarkStart w:id="115" w:name="_Toc312080598"/>
      <w:r>
        <w:t>04.11.2011</w:t>
      </w:r>
      <w:bookmarkEnd w:id="115"/>
    </w:p>
    <w:p w14:paraId="60E1ACC4" w14:textId="77777777" w:rsidR="00554A1F" w:rsidRPr="006E6A4F" w:rsidRDefault="00554A1F" w:rsidP="00554A1F">
      <w:r w:rsidRPr="006E6A4F">
        <w:t>Review mit: Christian Moser</w:t>
      </w:r>
    </w:p>
    <w:p w14:paraId="4CADBF4F" w14:textId="77777777" w:rsidR="00554A1F" w:rsidRPr="006E6A4F" w:rsidRDefault="00554A1F" w:rsidP="00554A1F">
      <w:r w:rsidRPr="006E6A4F">
        <w:t xml:space="preserve">Anwesend: Christian Moser, Christina Heidt, Delia </w:t>
      </w:r>
      <w:proofErr w:type="spellStart"/>
      <w:r w:rsidRPr="006E6A4F">
        <w:t>Treichler</w:t>
      </w:r>
      <w:proofErr w:type="spellEnd"/>
      <w:r w:rsidRPr="006E6A4F">
        <w:t>, Lukas Elmer</w:t>
      </w:r>
    </w:p>
    <w:p w14:paraId="409106F3" w14:textId="77777777" w:rsidR="00554A1F" w:rsidRDefault="00554A1F" w:rsidP="00554A1F">
      <w:r>
        <w:t>Besprochene Punkte:</w:t>
      </w:r>
    </w:p>
    <w:p w14:paraId="16C47C89" w14:textId="77777777" w:rsidR="000752BE" w:rsidRDefault="000752BE" w:rsidP="000752BE">
      <w:pPr>
        <w:pStyle w:val="ListParagraph"/>
        <w:numPr>
          <w:ilvl w:val="0"/>
          <w:numId w:val="16"/>
        </w:numPr>
      </w:pPr>
      <w:proofErr w:type="spellStart"/>
      <w:r>
        <w:t>Toucherkennung</w:t>
      </w:r>
      <w:proofErr w:type="spellEnd"/>
      <w:r>
        <w:t xml:space="preserve"> bei 3-D Elementen in der Übersicht (</w:t>
      </w:r>
      <w:proofErr w:type="spellStart"/>
      <w:r>
        <w:t>evt</w:t>
      </w:r>
      <w:proofErr w:type="spellEnd"/>
      <w:r>
        <w:t>. Masterstudent der unterstützen kann). Ansonsten mit Transformation arbeiten anstatt 3-D.</w:t>
      </w:r>
    </w:p>
    <w:p w14:paraId="0AEA4899" w14:textId="77777777"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14:paraId="58EFCB3B" w14:textId="77777777" w:rsidR="000752BE" w:rsidRPr="00554A1F" w:rsidRDefault="000752BE" w:rsidP="000752BE">
      <w:pPr>
        <w:pStyle w:val="ListParagraph"/>
        <w:numPr>
          <w:ilvl w:val="0"/>
          <w:numId w:val="16"/>
        </w:numPr>
      </w:pPr>
      <w:r w:rsidRPr="000752BE">
        <w:t xml:space="preserve">Am Anfang einfache Lösung mit </w:t>
      </w:r>
      <w:proofErr w:type="spellStart"/>
      <w:r w:rsidRPr="000752BE">
        <w:t>Scrollbalken</w:t>
      </w:r>
      <w:proofErr w:type="spellEnd"/>
      <w:r w:rsidR="00C96DCE">
        <w:t>,</w:t>
      </w:r>
      <w:r w:rsidRPr="000752BE">
        <w:t xml:space="preserve"> bei Zeit Ausbau mit 3-D. Wechsel von Übersicht in Detailansicht ist wichtiger.</w:t>
      </w:r>
    </w:p>
    <w:p w14:paraId="02547260" w14:textId="77777777" w:rsidR="00554A1F" w:rsidRDefault="00554A1F" w:rsidP="00554A1F">
      <w:pPr>
        <w:pStyle w:val="Heading3"/>
      </w:pPr>
      <w:bookmarkStart w:id="116" w:name="_Toc312080599"/>
      <w:r>
        <w:t>25.11.2011</w:t>
      </w:r>
      <w:bookmarkEnd w:id="116"/>
    </w:p>
    <w:p w14:paraId="7CB47B7A" w14:textId="77777777" w:rsidR="0050037D" w:rsidRPr="006E6A4F" w:rsidRDefault="0050037D" w:rsidP="006E6A4F">
      <w:r w:rsidRPr="006E6A4F">
        <w:t>Review mit: Christian Moser</w:t>
      </w:r>
    </w:p>
    <w:p w14:paraId="32F1F6C7" w14:textId="77777777" w:rsidR="0050037D" w:rsidRPr="006E6A4F" w:rsidRDefault="0050037D" w:rsidP="006E6A4F">
      <w:r w:rsidRPr="006E6A4F">
        <w:t xml:space="preserve">Anwesend: Christian Moser, Christina Heidt, Delia </w:t>
      </w:r>
      <w:proofErr w:type="spellStart"/>
      <w:r w:rsidRPr="006E6A4F">
        <w:t>Treichler</w:t>
      </w:r>
      <w:proofErr w:type="spellEnd"/>
      <w:r w:rsidRPr="006E6A4F">
        <w:t>, Lukas Elmer</w:t>
      </w:r>
    </w:p>
    <w:p w14:paraId="0794F9A7" w14:textId="77777777" w:rsidR="0050037D" w:rsidRDefault="0050037D" w:rsidP="0050037D">
      <w:r>
        <w:t>Besprochene Punkte:</w:t>
      </w:r>
    </w:p>
    <w:p w14:paraId="793A2879" w14:textId="77777777" w:rsidR="0050037D" w:rsidRDefault="0050037D" w:rsidP="0050037D">
      <w:pPr>
        <w:pStyle w:val="ListParagraph"/>
        <w:numPr>
          <w:ilvl w:val="0"/>
          <w:numId w:val="10"/>
        </w:numPr>
        <w:spacing w:after="200" w:line="276" w:lineRule="auto"/>
      </w:pPr>
      <w:r>
        <w:t xml:space="preserve">Um die Animationen zu gestalten, wurden </w:t>
      </w:r>
      <w:proofErr w:type="spellStart"/>
      <w:r>
        <w:t>VisualStateGroups</w:t>
      </w:r>
      <w:proofErr w:type="spellEnd"/>
      <w:r>
        <w:t xml:space="preserve"> eingesetzt. Diese wurden im Team besprochen und im Expression </w:t>
      </w:r>
      <w:proofErr w:type="spellStart"/>
      <w:r>
        <w:t>Blend</w:t>
      </w:r>
      <w:proofErr w:type="spellEnd"/>
      <w:r>
        <w:t xml:space="preserve"> erstellt.</w:t>
      </w:r>
    </w:p>
    <w:p w14:paraId="472F9BA0" w14:textId="77777777" w:rsidR="0050037D" w:rsidRDefault="0050037D" w:rsidP="0050037D">
      <w:pPr>
        <w:pStyle w:val="ListParagraph"/>
        <w:numPr>
          <w:ilvl w:val="0"/>
          <w:numId w:val="10"/>
        </w:numPr>
        <w:spacing w:after="200" w:line="276" w:lineRule="auto"/>
      </w:pPr>
      <w:r>
        <w:t>Um spezielle Events abzufangen können</w:t>
      </w:r>
      <w:r w:rsidR="00C96DCE">
        <w:t>, werden</w:t>
      </w:r>
      <w:r>
        <w:t xml:space="preserve"> statische Klassen eingesetzt werden. So benötigt man keinen Code Behind.</w:t>
      </w:r>
    </w:p>
    <w:p w14:paraId="087211BC" w14:textId="77777777"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14:paraId="1B1F0D26" w14:textId="77777777" w:rsidR="0050037D" w:rsidRPr="00436F87" w:rsidRDefault="0050037D" w:rsidP="0050037D">
      <w:pPr>
        <w:pStyle w:val="ListParagraph"/>
        <w:numPr>
          <w:ilvl w:val="0"/>
          <w:numId w:val="10"/>
        </w:numPr>
        <w:spacing w:after="200" w:line="276" w:lineRule="auto"/>
      </w:pPr>
      <w:r>
        <w:t xml:space="preserve">Die Animationen werden nicht richtig angezeigt, da die Rechenleistung für das Laden des XPS Dokumentes verwendet wird. Aus diesem Grund </w:t>
      </w:r>
      <w:r w:rsidR="00C96DCE">
        <w:t>wird</w:t>
      </w:r>
      <w:r>
        <w:t xml:space="preserve"> das Dokument erst nach der Animation geladen.</w:t>
      </w:r>
    </w:p>
    <w:p w14:paraId="114838F5" w14:textId="77777777" w:rsidR="0050037D" w:rsidRDefault="002347C7" w:rsidP="0050037D">
      <w:pPr>
        <w:pStyle w:val="Heading3"/>
      </w:pPr>
      <w:bookmarkStart w:id="117" w:name="_Toc312080600"/>
      <w:r>
        <w:t>0</w:t>
      </w:r>
      <w:r w:rsidR="0050037D">
        <w:t>9.12.2011</w:t>
      </w:r>
      <w:bookmarkEnd w:id="117"/>
    </w:p>
    <w:p w14:paraId="1ABDD3CA" w14:textId="77777777" w:rsidR="0050037D" w:rsidRPr="006E6A4F" w:rsidRDefault="0050037D" w:rsidP="006E6A4F">
      <w:r w:rsidRPr="006E6A4F">
        <w:t xml:space="preserve">Review mit: Michael </w:t>
      </w:r>
      <w:proofErr w:type="spellStart"/>
      <w:r w:rsidRPr="006E6A4F">
        <w:t>Gfeller</w:t>
      </w:r>
      <w:proofErr w:type="spellEnd"/>
      <w:r w:rsidRPr="006E6A4F">
        <w:t xml:space="preserve"> </w:t>
      </w:r>
    </w:p>
    <w:p w14:paraId="7F72BC7A" w14:textId="77777777" w:rsidR="0050037D" w:rsidRPr="006E6A4F" w:rsidRDefault="0050037D" w:rsidP="006E6A4F">
      <w:r w:rsidRPr="006E6A4F">
        <w:t xml:space="preserve">Anwesend: Michael </w:t>
      </w:r>
      <w:proofErr w:type="spellStart"/>
      <w:r w:rsidRPr="006E6A4F">
        <w:t>Gfeller</w:t>
      </w:r>
      <w:proofErr w:type="spellEnd"/>
      <w:r w:rsidRPr="006E6A4F">
        <w:t xml:space="preserve">, Christina Heidt, Delia </w:t>
      </w:r>
      <w:proofErr w:type="spellStart"/>
      <w:r w:rsidRPr="006E6A4F">
        <w:t>Treichler</w:t>
      </w:r>
      <w:proofErr w:type="spellEnd"/>
      <w:r w:rsidRPr="006E6A4F">
        <w:t>, Lukas Elmer</w:t>
      </w:r>
    </w:p>
    <w:p w14:paraId="6FB59B30" w14:textId="77777777"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w:t>
      </w:r>
      <w:proofErr w:type="spellStart"/>
      <w:r w:rsidR="00003C0C">
        <w:t>OverviewWindows</w:t>
      </w:r>
      <w:proofErr w:type="spellEnd"/>
      <w:r w:rsidR="00003C0C">
        <w:t xml:space="preserve"> zu umfangreich</w:t>
      </w:r>
      <w:r w:rsidR="00360534">
        <w:t xml:space="preserve"> ist</w:t>
      </w:r>
      <w:r w:rsidRPr="006E6A4F">
        <w:t xml:space="preserve">, sollen die Styles in ein </w:t>
      </w:r>
      <w:proofErr w:type="spellStart"/>
      <w:r w:rsidRPr="006E6A4F">
        <w:t>Styles.xaml</w:t>
      </w:r>
      <w:proofErr w:type="spellEnd"/>
      <w:r w:rsidRPr="006E6A4F">
        <w:t xml:space="preserve"> ausgelagert werden. Diese können dann mithilfe </w:t>
      </w:r>
      <w:r w:rsidR="00D90668">
        <w:t xml:space="preserve">eines </w:t>
      </w:r>
      <w:proofErr w:type="spellStart"/>
      <w:r w:rsidR="00D90668">
        <w:t>ResourceDirectory</w:t>
      </w:r>
      <w:proofErr w:type="spellEnd"/>
      <w:r w:rsidR="00D90668">
        <w:t xml:space="preserve"> ins XAMLS</w:t>
      </w:r>
      <w:r w:rsidRPr="006E6A4F">
        <w:t xml:space="preserve"> eingebunden werden (</w:t>
      </w:r>
      <w:proofErr w:type="spellStart"/>
      <w:r w:rsidRPr="006E6A4F">
        <w:t>Merged</w:t>
      </w:r>
      <w:proofErr w:type="spellEnd"/>
      <w:r w:rsidRPr="006E6A4F">
        <w:t xml:space="preserve"> </w:t>
      </w:r>
      <w:proofErr w:type="spellStart"/>
      <w:r w:rsidRPr="006E6A4F">
        <w:t>Resource</w:t>
      </w:r>
      <w:proofErr w:type="spellEnd"/>
      <w:r w:rsidRPr="006E6A4F">
        <w:t xml:space="preserve"> </w:t>
      </w:r>
      <w:proofErr w:type="spellStart"/>
      <w:r w:rsidRPr="006E6A4F">
        <w:t>Dictionaries</w:t>
      </w:r>
      <w:proofErr w:type="spellEnd"/>
      <w:r w:rsidRPr="006E6A4F">
        <w:t>).</w:t>
      </w:r>
    </w:p>
    <w:p w14:paraId="250F7ED8" w14:textId="77777777" w:rsidR="0050037D" w:rsidRPr="006E6A4F" w:rsidRDefault="0050037D" w:rsidP="006E6A4F">
      <w:pPr>
        <w:pStyle w:val="ListParagraph"/>
        <w:numPr>
          <w:ilvl w:val="0"/>
          <w:numId w:val="14"/>
        </w:numPr>
      </w:pPr>
      <w:r w:rsidRPr="006E6A4F">
        <w:t xml:space="preserve">Images sind nicht </w:t>
      </w:r>
      <w:proofErr w:type="spellStart"/>
      <w:r w:rsidRPr="006E6A4F">
        <w:t>freezed</w:t>
      </w:r>
      <w:proofErr w:type="spellEnd"/>
      <w:r w:rsidRPr="006E6A4F">
        <w:t xml:space="preserve"> </w:t>
      </w:r>
      <w:r w:rsidRPr="006E6A4F">
        <w:sym w:font="Wingdings" w:char="F0E0"/>
      </w:r>
      <w:r w:rsidRPr="006E6A4F">
        <w:t xml:space="preserve"> dadurch könnten Memory </w:t>
      </w:r>
      <w:proofErr w:type="spellStart"/>
      <w:r w:rsidRPr="006E6A4F">
        <w:t>Leaks</w:t>
      </w:r>
      <w:proofErr w:type="spellEnd"/>
      <w:r w:rsidRPr="006E6A4F">
        <w:t xml:space="preserve"> entstehen</w:t>
      </w:r>
    </w:p>
    <w:p w14:paraId="5E81E86D" w14:textId="77777777" w:rsidR="0050037D" w:rsidRPr="006E6A4F" w:rsidRDefault="0050037D" w:rsidP="006E6A4F">
      <w:pPr>
        <w:pStyle w:val="ListParagraph"/>
        <w:numPr>
          <w:ilvl w:val="0"/>
          <w:numId w:val="14"/>
        </w:numPr>
      </w:pPr>
      <w:proofErr w:type="spellStart"/>
      <w:r w:rsidRPr="006E6A4F">
        <w:t>ScrollToTopBehavior</w:t>
      </w:r>
      <w:proofErr w:type="spellEnd"/>
      <w:r w:rsidRPr="006E6A4F">
        <w:t xml:space="preserve">: </w:t>
      </w:r>
      <w:proofErr w:type="spellStart"/>
      <w:r w:rsidRPr="006E6A4F">
        <w:t>DependencyPropertyDescriptor</w:t>
      </w:r>
      <w:proofErr w:type="spellEnd"/>
      <w:r w:rsidRPr="006E6A4F">
        <w:t xml:space="preserve"> ist statisches Konstrukt (</w:t>
      </w:r>
      <w:proofErr w:type="spellStart"/>
      <w:r w:rsidRPr="006E6A4F">
        <w:t>ItemsSourceProperty</w:t>
      </w:r>
      <w:proofErr w:type="spellEnd"/>
      <w:r w:rsidRPr="006E6A4F">
        <w:t xml:space="preserve">): prüfen, dass es sich abmeldet, sonst könnte hier ein Memory </w:t>
      </w:r>
      <w:proofErr w:type="spellStart"/>
      <w:r w:rsidRPr="006E6A4F">
        <w:t>Leak</w:t>
      </w:r>
      <w:proofErr w:type="spellEnd"/>
      <w:r w:rsidRPr="006E6A4F">
        <w:t xml:space="preserve"> entstehen.</w:t>
      </w:r>
    </w:p>
    <w:p w14:paraId="38BE9423" w14:textId="77777777" w:rsidR="0050037D" w:rsidRPr="006E6A4F" w:rsidRDefault="0050037D" w:rsidP="006E6A4F">
      <w:pPr>
        <w:pStyle w:val="ListParagraph"/>
        <w:numPr>
          <w:ilvl w:val="0"/>
          <w:numId w:val="14"/>
        </w:numPr>
      </w:pPr>
      <w:r w:rsidRPr="006E6A4F">
        <w:lastRenderedPageBreak/>
        <w:t xml:space="preserve">Die einzelnen Klassen sollen aufgeräumt werden: Verschiedene Regionen von oben nach unten: Deklarationen, Properties, </w:t>
      </w:r>
      <w:proofErr w:type="spellStart"/>
      <w:r w:rsidRPr="006E6A4F">
        <w:t>Konstruktor</w:t>
      </w:r>
      <w:proofErr w:type="spellEnd"/>
      <w:r w:rsidRPr="006E6A4F">
        <w:t>, dann private Variablen und Methoden.</w:t>
      </w:r>
    </w:p>
    <w:p w14:paraId="0245C3D5" w14:textId="77777777" w:rsidR="0050037D" w:rsidRPr="006E6A4F" w:rsidRDefault="0050037D" w:rsidP="006E6A4F">
      <w:pPr>
        <w:pStyle w:val="ListParagraph"/>
        <w:numPr>
          <w:ilvl w:val="0"/>
          <w:numId w:val="14"/>
        </w:numPr>
      </w:pPr>
      <w:r w:rsidRPr="006E6A4F">
        <w:t xml:space="preserve">Absoluter Pfad zu Adobe Reader soll in ein </w:t>
      </w:r>
      <w:proofErr w:type="spellStart"/>
      <w:r w:rsidRPr="006E6A4F">
        <w:t>Konfigurations</w:t>
      </w:r>
      <w:proofErr w:type="spellEnd"/>
      <w:r w:rsidRPr="006E6A4F">
        <w:t xml:space="preserve"> File ausgelagert werden.</w:t>
      </w:r>
    </w:p>
    <w:p w14:paraId="49766FEF" w14:textId="77777777"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Surface 2 zu benutzen.</w:t>
      </w:r>
    </w:p>
    <w:p w14:paraId="5FB10E73" w14:textId="77777777" w:rsidR="0050037D" w:rsidRPr="006E6A4F" w:rsidRDefault="0050037D" w:rsidP="006E6A4F">
      <w:pPr>
        <w:pStyle w:val="ListParagraph"/>
        <w:numPr>
          <w:ilvl w:val="0"/>
          <w:numId w:val="14"/>
        </w:numPr>
      </w:pPr>
      <w:r w:rsidRPr="006E6A4F">
        <w:t xml:space="preserve">Code dokumentieren für </w:t>
      </w:r>
      <w:proofErr w:type="spellStart"/>
      <w:r w:rsidRPr="006E6A4F">
        <w:t>public</w:t>
      </w:r>
      <w:proofErr w:type="spellEnd"/>
      <w:r w:rsidRPr="006E6A4F">
        <w:t xml:space="preserve"> Methoden/Properties/Klassen, falls sich dies bei Abschnitt lohnt (speziell wenn nicht klar ist, um was es sich handelt, z.B. bei </w:t>
      </w:r>
      <w:proofErr w:type="spellStart"/>
      <w:r w:rsidRPr="006E6A4F">
        <w:t>Preload</w:t>
      </w:r>
      <w:proofErr w:type="spellEnd"/>
      <w:r w:rsidRPr="006E6A4F">
        <w:t xml:space="preserve">() im </w:t>
      </w:r>
      <w:proofErr w:type="spellStart"/>
      <w:r w:rsidRPr="006E6A4F">
        <w:t>ProjectNote</w:t>
      </w:r>
      <w:proofErr w:type="spellEnd"/>
      <w:r w:rsidRPr="006E6A4F">
        <w:t xml:space="preserve"> Model).</w:t>
      </w:r>
    </w:p>
    <w:p w14:paraId="26842E77" w14:textId="77777777" w:rsidR="0050037D" w:rsidRPr="006E6A4F" w:rsidRDefault="0050037D" w:rsidP="006E6A4F">
      <w:r w:rsidRPr="006E6A4F">
        <w:t>Beschlüsse:</w:t>
      </w:r>
    </w:p>
    <w:p w14:paraId="37F75928" w14:textId="77777777" w:rsidR="0050037D" w:rsidRPr="006E6A4F" w:rsidRDefault="0050037D" w:rsidP="006E6A4F">
      <w:pPr>
        <w:pStyle w:val="ListParagraph"/>
        <w:numPr>
          <w:ilvl w:val="0"/>
          <w:numId w:val="15"/>
        </w:numPr>
      </w:pPr>
      <w:r w:rsidRPr="006E6A4F">
        <w:t xml:space="preserve">Da nur ein </w:t>
      </w:r>
      <w:proofErr w:type="spellStart"/>
      <w:r w:rsidRPr="006E6A4F">
        <w:t>ViewModel</w:t>
      </w:r>
      <w:proofErr w:type="spellEnd"/>
      <w:r w:rsidRPr="006E6A4F">
        <w:t xml:space="preserve"> existiert, wird kein separates Projekt für die </w:t>
      </w:r>
      <w:proofErr w:type="spellStart"/>
      <w:r w:rsidRPr="006E6A4F">
        <w:t>ViewModels</w:t>
      </w:r>
      <w:proofErr w:type="spellEnd"/>
      <w:r w:rsidRPr="006E6A4F">
        <w:t xml:space="preserve"> erstellt.</w:t>
      </w:r>
    </w:p>
    <w:p w14:paraId="272429C7" w14:textId="77777777" w:rsidR="0050037D" w:rsidRPr="0033402F" w:rsidRDefault="0050037D" w:rsidP="0050037D">
      <w:pPr>
        <w:pStyle w:val="Heading3"/>
      </w:pPr>
      <w:bookmarkStart w:id="118" w:name="_Toc312080601"/>
      <w:r w:rsidRPr="0033402F">
        <w:t>16.12.2011</w:t>
      </w:r>
      <w:bookmarkEnd w:id="118"/>
    </w:p>
    <w:p w14:paraId="31636D64" w14:textId="77777777" w:rsidR="0050037D" w:rsidRPr="00344E09" w:rsidRDefault="0050037D" w:rsidP="00344E09">
      <w:r w:rsidRPr="00344E09">
        <w:t xml:space="preserve">Review mit: Michael </w:t>
      </w:r>
      <w:proofErr w:type="spellStart"/>
      <w:r w:rsidRPr="00344E09">
        <w:t>Gfeller</w:t>
      </w:r>
      <w:proofErr w:type="spellEnd"/>
    </w:p>
    <w:p w14:paraId="4E6874B6" w14:textId="77777777" w:rsidR="0050037D" w:rsidRPr="00344E09" w:rsidRDefault="0050037D" w:rsidP="0050037D">
      <w:r w:rsidRPr="00344E09">
        <w:t>Anwesen</w:t>
      </w:r>
      <w:r w:rsidR="00344E09">
        <w:t xml:space="preserve">d: Michael </w:t>
      </w:r>
      <w:proofErr w:type="spellStart"/>
      <w:r w:rsidR="00344E09">
        <w:t>Gfeller</w:t>
      </w:r>
      <w:proofErr w:type="spellEnd"/>
      <w:r w:rsidR="00344E09">
        <w:t>, Lukas Elmer</w:t>
      </w:r>
    </w:p>
    <w:p w14:paraId="18524CBA" w14:textId="77777777"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w:t>
      </w:r>
      <w:proofErr w:type="spellStart"/>
      <w:r>
        <w:t>gebindet</w:t>
      </w:r>
      <w:proofErr w:type="spellEnd"/>
      <w:r>
        <w:t xml:space="preserve"> wird. Die Behebung dieser </w:t>
      </w:r>
      <w:r w:rsidR="00285068">
        <w:t xml:space="preserve">Warnungen </w:t>
      </w:r>
      <w:r>
        <w:t xml:space="preserve">würde </w:t>
      </w:r>
      <w:r w:rsidR="007646A6">
        <w:t>jedoch</w:t>
      </w:r>
      <w:r>
        <w:t xml:space="preserve"> zu viel Zeit in Anspruch nehmen.</w:t>
      </w:r>
    </w:p>
    <w:p w14:paraId="2856308C" w14:textId="77777777" w:rsidR="0050037D" w:rsidRDefault="0050037D" w:rsidP="0050037D">
      <w:pPr>
        <w:pStyle w:val="ListParagraph"/>
        <w:numPr>
          <w:ilvl w:val="0"/>
          <w:numId w:val="11"/>
        </w:numPr>
        <w:spacing w:after="200" w:line="276" w:lineRule="auto"/>
      </w:pPr>
      <w:r>
        <w:t xml:space="preserve">Im </w:t>
      </w:r>
      <w:proofErr w:type="spellStart"/>
      <w:r>
        <w:t>GravatarsViewModel</w:t>
      </w:r>
      <w:proofErr w:type="spellEnd"/>
      <w:r>
        <w:t xml:space="preserve"> wird eine </w:t>
      </w:r>
      <w:proofErr w:type="spellStart"/>
      <w:r>
        <w:t>IList</w:t>
      </w:r>
      <w:proofErr w:type="spellEnd"/>
      <w:r>
        <w:t xml:space="preserve"> verwendet. Besser wäre hier eine </w:t>
      </w:r>
      <w:proofErr w:type="spellStart"/>
      <w:r>
        <w:t>ListView</w:t>
      </w:r>
      <w:proofErr w:type="spellEnd"/>
      <w:r>
        <w:t xml:space="preserve">, da durch das automatische Binding / Konvertieren ein Memory </w:t>
      </w:r>
      <w:proofErr w:type="spellStart"/>
      <w:r>
        <w:t>Leak</w:t>
      </w:r>
      <w:proofErr w:type="spellEnd"/>
      <w:r>
        <w:t xml:space="preserve"> entstehen könnte.</w:t>
      </w:r>
    </w:p>
    <w:p w14:paraId="0D912E73" w14:textId="77777777" w:rsidR="0050037D" w:rsidRDefault="0050037D" w:rsidP="0050037D">
      <w:pPr>
        <w:pStyle w:val="ListParagraph"/>
        <w:numPr>
          <w:ilvl w:val="0"/>
          <w:numId w:val="11"/>
        </w:numPr>
        <w:spacing w:after="200" w:line="276" w:lineRule="auto"/>
      </w:pPr>
      <w:r>
        <w:t>Durch die Installation des WPF Performance Kit könnte man die Re</w:t>
      </w:r>
      <w:r w:rsidR="00C96DCE">
        <w:t>s</w:t>
      </w:r>
      <w:r>
        <w:t>sourcen besser überwachen und beobachten.</w:t>
      </w:r>
    </w:p>
    <w:p w14:paraId="15AF9F1D" w14:textId="77777777" w:rsidR="0050037D" w:rsidRDefault="0050037D" w:rsidP="0050037D">
      <w:pPr>
        <w:pStyle w:val="ListParagraph"/>
        <w:numPr>
          <w:ilvl w:val="0"/>
          <w:numId w:val="11"/>
        </w:numPr>
        <w:spacing w:after="200" w:line="276" w:lineRule="auto"/>
      </w:pPr>
      <w:proofErr w:type="spellStart"/>
      <w:r>
        <w:t>GravatarsViewModelTest</w:t>
      </w:r>
      <w:proofErr w:type="spellEnd"/>
      <w:r>
        <w:t>: Dieser Test bringt nur wenig Mehrwert.</w:t>
      </w:r>
    </w:p>
    <w:p w14:paraId="0D77CAE5" w14:textId="77777777" w:rsidR="0050037D" w:rsidRDefault="0050037D" w:rsidP="0050037D">
      <w:pPr>
        <w:pStyle w:val="ListParagraph"/>
        <w:numPr>
          <w:ilvl w:val="0"/>
          <w:numId w:val="11"/>
        </w:numPr>
        <w:spacing w:after="200" w:line="276" w:lineRule="auto"/>
      </w:pPr>
      <w:r>
        <w:t xml:space="preserve">Die Konfiguration </w:t>
      </w:r>
      <w:proofErr w:type="spellStart"/>
      <w:r>
        <w:t>app.config</w:t>
      </w:r>
      <w:proofErr w:type="spellEnd"/>
      <w:r>
        <w:t xml:space="preserve"> in den unteren Projekten (Bsp. </w:t>
      </w:r>
      <w:proofErr w:type="spellStart"/>
      <w:r>
        <w:t>PdfConverter</w:t>
      </w:r>
      <w:proofErr w:type="spellEnd"/>
      <w:r>
        <w:t>) bringt nichts, da die Datei nicht ins Verzeichnis mit den ausführbaren Dateien kopiert wird.</w:t>
      </w:r>
    </w:p>
    <w:p w14:paraId="47AF5EE0" w14:textId="77777777" w:rsidR="00AD436F" w:rsidRDefault="00AD436F" w:rsidP="00AD436F">
      <w:pPr>
        <w:keepNext/>
      </w:pPr>
      <w:r>
        <w:rPr>
          <w:noProof/>
          <w:lang w:val="en-US"/>
        </w:rPr>
        <w:drawing>
          <wp:inline distT="0" distB="0" distL="0" distR="0" wp14:anchorId="26050E8D" wp14:editId="2B0BF052">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670768"/>
                    </a:xfrm>
                    <a:prstGeom prst="rect">
                      <a:avLst/>
                    </a:prstGeom>
                  </pic:spPr>
                </pic:pic>
              </a:graphicData>
            </a:graphic>
          </wp:inline>
        </w:drawing>
      </w:r>
    </w:p>
    <w:p w14:paraId="2DD78D3F" w14:textId="77777777" w:rsidR="00AD436F" w:rsidRDefault="00AD436F" w:rsidP="00AD436F">
      <w:pPr>
        <w:pStyle w:val="Caption"/>
      </w:pPr>
      <w:bookmarkStart w:id="119" w:name="_Toc312080631"/>
      <w:r>
        <w:t xml:space="preserve">Abbildung </w:t>
      </w:r>
      <w:r w:rsidR="00E011FE">
        <w:fldChar w:fldCharType="begin"/>
      </w:r>
      <w:r w:rsidR="00E011FE">
        <w:instrText xml:space="preserve"> SEQ Abbildung \* ARABIC </w:instrText>
      </w:r>
      <w:r w:rsidR="00E011FE">
        <w:fldChar w:fldCharType="separate"/>
      </w:r>
      <w:r w:rsidR="004B5903">
        <w:rPr>
          <w:noProof/>
        </w:rPr>
        <w:t>30</w:t>
      </w:r>
      <w:r w:rsidR="00E011FE">
        <w:rPr>
          <w:noProof/>
        </w:rPr>
        <w:fldChar w:fldCharType="end"/>
      </w:r>
      <w:r w:rsidR="00160EA3">
        <w:t xml:space="preserve"> - Laufzeitw</w:t>
      </w:r>
      <w:r w:rsidR="00285068">
        <w:t>arnungen</w:t>
      </w:r>
      <w:bookmarkEnd w:id="119"/>
    </w:p>
    <w:p w14:paraId="41526382" w14:textId="77777777" w:rsidR="0050037D" w:rsidRDefault="0050037D" w:rsidP="0050037D">
      <w:r>
        <w:t>Beschlüsse:</w:t>
      </w:r>
    </w:p>
    <w:p w14:paraId="10C03FDB" w14:textId="77777777"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die sehr wahrschein</w:t>
      </w:r>
      <w:r w:rsidR="00C96DCE">
        <w:t>lich durch das Binding auf Null-</w:t>
      </w:r>
      <w:r>
        <w:t xml:space="preserve">Objekte ausgelöst </w:t>
      </w:r>
      <w:r w:rsidR="00C96DCE">
        <w:t>werden</w:t>
      </w:r>
      <w:r>
        <w:t xml:space="preserve">, </w:t>
      </w:r>
      <w:r w:rsidR="00F52639">
        <w:t xml:space="preserve">nur sehr kurz </w:t>
      </w:r>
      <w:r w:rsidR="00EF3503">
        <w:t>untersucht</w:t>
      </w:r>
      <w:r w:rsidR="00D52987">
        <w:t xml:space="preserve"> und,</w:t>
      </w:r>
      <w:r w:rsidR="00F52639">
        <w:t xml:space="preserve"> falls nicht einfach lösbar, </w:t>
      </w:r>
      <w:r>
        <w:t>ignoriert.</w:t>
      </w:r>
    </w:p>
    <w:p w14:paraId="3A5E6EEE" w14:textId="77777777" w:rsidR="0050037D" w:rsidRDefault="0050037D" w:rsidP="0050037D">
      <w:pPr>
        <w:pStyle w:val="ListParagraph"/>
        <w:numPr>
          <w:ilvl w:val="0"/>
          <w:numId w:val="12"/>
        </w:numPr>
        <w:spacing w:after="200" w:line="276" w:lineRule="auto"/>
      </w:pPr>
      <w:r>
        <w:t>Die Konfiguration wird noch kopiert, damit Einstellungen vorgenommen werden können.</w:t>
      </w:r>
    </w:p>
    <w:p w14:paraId="53D2670B" w14:textId="77777777" w:rsidR="0050037D" w:rsidRPr="0033402F" w:rsidRDefault="0050037D" w:rsidP="0050037D">
      <w:pPr>
        <w:pStyle w:val="ListParagraph"/>
        <w:numPr>
          <w:ilvl w:val="0"/>
          <w:numId w:val="12"/>
        </w:numPr>
        <w:spacing w:after="200" w:line="276" w:lineRule="auto"/>
      </w:pPr>
      <w:r>
        <w:t>Die anderen Punkte werden berücksichtigt, falls noch Zeit bleiben sollte.</w:t>
      </w:r>
    </w:p>
    <w:p w14:paraId="49C7EEE2" w14:textId="77777777" w:rsidR="0050037D" w:rsidRPr="0050037D" w:rsidRDefault="0050037D" w:rsidP="0050037D"/>
    <w:p w14:paraId="16241E6F" w14:textId="77777777" w:rsidR="0050037D" w:rsidRPr="0050037D" w:rsidRDefault="0050037D" w:rsidP="0050037D"/>
    <w:sectPr w:rsidR="0050037D" w:rsidRPr="0050037D" w:rsidSect="008E328B">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Markus Stolze" w:date="2011-12-20T22:49:00Z" w:initials="MS">
    <w:p w14:paraId="040F3D01" w14:textId="604DE44F" w:rsidR="00A71926" w:rsidRDefault="00A71926">
      <w:pPr>
        <w:pStyle w:val="CommentText"/>
      </w:pPr>
      <w:r>
        <w:rPr>
          <w:rStyle w:val="CommentReference"/>
        </w:rPr>
        <w:annotationRef/>
      </w:r>
      <w:r w:rsidR="00824E93">
        <w:rPr>
          <w:rStyle w:val="CommentReference"/>
        </w:rPr>
        <w:t>Hauptziel war</w:t>
      </w:r>
      <w:r w:rsidR="00824E93">
        <w:t xml:space="preserve"> ein </w:t>
      </w:r>
      <w:proofErr w:type="spellStart"/>
      <w:r w:rsidR="00824E93">
        <w:t>summativer</w:t>
      </w:r>
      <w:proofErr w:type="spellEnd"/>
      <w:r w:rsidR="00824E93">
        <w:t xml:space="preserve"> Test.</w:t>
      </w:r>
      <w:r>
        <w:t xml:space="preserve"> D.h. es ging um die Fest</w:t>
      </w:r>
      <w:r w:rsidR="00824E93">
        <w:t>st</w:t>
      </w:r>
      <w:r>
        <w:t>ellung der Usability, nicht mehr die Verbesserung</w:t>
      </w:r>
      <w:r w:rsidR="00824E93">
        <w:t>. Ihr habt dann aber doch noch etwas „geschraubt....“</w:t>
      </w:r>
    </w:p>
  </w:comment>
  <w:comment w:id="33" w:author="Markus Stolze" w:date="2011-12-20T22:57:00Z" w:initials="MS">
    <w:p w14:paraId="66FE58B9" w14:textId="2D1918A1" w:rsidR="00A61140" w:rsidRDefault="00A61140">
      <w:pPr>
        <w:pStyle w:val="CommentText"/>
      </w:pPr>
      <w:r>
        <w:rPr>
          <w:rStyle w:val="CommentReference"/>
        </w:rPr>
        <w:annotationRef/>
      </w:r>
      <w:r>
        <w:t>Test</w:t>
      </w:r>
      <w:r w:rsidR="00FD4521">
        <w:t xml:space="preserve"> </w:t>
      </w:r>
      <w:r>
        <w:t xml:space="preserve">Setup fehlt: Hardware, stehend oder liegend?, Wie beobachtet, </w:t>
      </w:r>
      <w:r w:rsidR="00FD4521">
        <w:t>wie die Aufgabe gegeben, wie lang</w:t>
      </w:r>
      <w:r w:rsidR="00817DF1">
        <w:t>e</w:t>
      </w:r>
      <w:r w:rsidR="00FD4521">
        <w:t xml:space="preserve"> Zeit gelassen, was vor dem Test gefragt, wann den Fragebogen verteilt, </w:t>
      </w:r>
      <w:r>
        <w:t xml:space="preserve">.... </w:t>
      </w:r>
      <w:r w:rsidR="00CB7D6D">
        <w:t>ZB auch nennen, dass zum Teil eine überlappende Anwesenheit v</w:t>
      </w:r>
      <w:r w:rsidR="00AB34CF">
        <w:t>on Testpersonen erlaubt wurde (S</w:t>
      </w:r>
      <w:r w:rsidR="00CB7D6D">
        <w:t>t</w:t>
      </w:r>
      <w:r w:rsidR="00AB34CF">
        <w:t>oc</w:t>
      </w:r>
      <w:r w:rsidR="00CB7D6D">
        <w:t>ker, Stolze)</w:t>
      </w:r>
      <w:r>
        <w:t>(das wäre der Moment für ein Foto gewesen...)</w:t>
      </w:r>
    </w:p>
  </w:comment>
  <w:comment w:id="39" w:author="Markus Stolze" w:date="2011-12-20T22:55:00Z" w:initials="MS">
    <w:p w14:paraId="0E4CA034" w14:textId="19A4ED8A" w:rsidR="001B37C0" w:rsidRDefault="001B37C0">
      <w:pPr>
        <w:pStyle w:val="CommentText"/>
      </w:pPr>
      <w:r>
        <w:rPr>
          <w:rStyle w:val="CommentReference"/>
        </w:rPr>
        <w:annotationRef/>
      </w:r>
      <w:r>
        <w:t xml:space="preserve">Solltet ergänzen, dass </w:t>
      </w:r>
      <w:r w:rsidR="00B90E55">
        <w:t xml:space="preserve">Ihr den </w:t>
      </w:r>
      <w:r>
        <w:t xml:space="preserve">Fragebogen neu von </w:t>
      </w:r>
      <w:r w:rsidR="00B90E55">
        <w:t>c</w:t>
      </w:r>
      <w:r>
        <w:t xml:space="preserve">odiert </w:t>
      </w:r>
      <w:r w:rsidR="00B90E55">
        <w:t xml:space="preserve">habt </w:t>
      </w:r>
      <w:r>
        <w:t>(Scan im Anhang?)</w:t>
      </w:r>
    </w:p>
  </w:comment>
  <w:comment w:id="51" w:author="Markus Stolze" w:date="2011-12-20T22:58:00Z" w:initials="MS">
    <w:p w14:paraId="36D2976E" w14:textId="5B770073" w:rsidR="00AB34CF" w:rsidRDefault="00AB34CF">
      <w:pPr>
        <w:pStyle w:val="CommentText"/>
      </w:pPr>
      <w:r>
        <w:rPr>
          <w:rStyle w:val="CommentReference"/>
        </w:rPr>
        <w:annotationRef/>
      </w:r>
      <w:r>
        <w:t xml:space="preserve">Entweder </w:t>
      </w:r>
      <w:proofErr w:type="spellStart"/>
      <w:r>
        <w:t>Italics</w:t>
      </w:r>
      <w:proofErr w:type="spellEnd"/>
      <w:r>
        <w:t xml:space="preserve"> oder in Anführungsstriche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723432" w14:textId="77777777" w:rsidR="00C17DB7" w:rsidRDefault="00C17DB7" w:rsidP="008F2373">
      <w:pPr>
        <w:spacing w:after="0"/>
      </w:pPr>
      <w:r>
        <w:separator/>
      </w:r>
    </w:p>
  </w:endnote>
  <w:endnote w:type="continuationSeparator" w:id="0">
    <w:p w14:paraId="41EC6DF0" w14:textId="77777777" w:rsidR="00C17DB7" w:rsidRDefault="00C17DB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A903E" w14:textId="77777777" w:rsidR="00434B23" w:rsidRDefault="00434B23">
    <w:pPr>
      <w:pStyle w:val="Footer"/>
    </w:pPr>
    <w:r>
      <w:t>Project Flip 2.0 – Realisierung &amp; Test</w:t>
    </w:r>
    <w:r w:rsidRPr="005E2896">
      <w:tab/>
    </w:r>
    <w:r>
      <w:fldChar w:fldCharType="begin"/>
    </w:r>
    <w:r>
      <w:instrText xml:space="preserve"> DATE  \@ "d. MMMM yyyy"  \* MERGEFORMAT </w:instrText>
    </w:r>
    <w:r>
      <w:fldChar w:fldCharType="separate"/>
    </w:r>
    <w:r w:rsidR="00A71926">
      <w:rPr>
        <w:noProof/>
      </w:rPr>
      <w:t>20.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011FE" w:rsidRPr="00E011FE">
      <w:rPr>
        <w:b/>
        <w:noProof/>
        <w:lang w:val="de-DE"/>
      </w:rPr>
      <w:t>33</w:t>
    </w:r>
    <w:r>
      <w:rPr>
        <w:b/>
      </w:rPr>
      <w:fldChar w:fldCharType="end"/>
    </w:r>
    <w:r>
      <w:rPr>
        <w:lang w:val="de-DE"/>
      </w:rPr>
      <w:t xml:space="preserve"> von </w:t>
    </w:r>
    <w:r w:rsidR="00E011FE">
      <w:fldChar w:fldCharType="begin"/>
    </w:r>
    <w:r w:rsidR="00E011FE">
      <w:instrText>NUMPAGES  \* Arabic  \* MERGEFORMAT</w:instrText>
    </w:r>
    <w:r w:rsidR="00E011FE">
      <w:fldChar w:fldCharType="separate"/>
    </w:r>
    <w:r w:rsidR="00E011FE" w:rsidRPr="00E011FE">
      <w:rPr>
        <w:b/>
        <w:noProof/>
        <w:lang w:val="de-DE"/>
      </w:rPr>
      <w:t>35</w:t>
    </w:r>
    <w:r w:rsidR="00E011FE">
      <w:rPr>
        <w:b/>
        <w:noProof/>
        <w:lang w:val="de-D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9284E" w14:textId="77777777" w:rsidR="00C17DB7" w:rsidRDefault="00C17DB7" w:rsidP="008F2373">
      <w:pPr>
        <w:spacing w:after="0"/>
      </w:pPr>
      <w:r>
        <w:separator/>
      </w:r>
    </w:p>
  </w:footnote>
  <w:footnote w:type="continuationSeparator" w:id="0">
    <w:p w14:paraId="265F4AB4" w14:textId="77777777" w:rsidR="00C17DB7" w:rsidRDefault="00C17DB7" w:rsidP="008F237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9ADEC" w14:textId="77777777" w:rsidR="00434B23" w:rsidRDefault="00434B23">
    <w:pPr>
      <w:pStyle w:val="Header"/>
    </w:pPr>
    <w:r>
      <w:rPr>
        <w:b/>
        <w:bCs/>
        <w:noProof/>
        <w:lang w:val="en-US"/>
      </w:rPr>
      <w:drawing>
        <wp:anchor distT="0" distB="0" distL="114300" distR="114300" simplePos="0" relativeHeight="251659264" behindDoc="1" locked="0" layoutInCell="1" allowOverlap="1" wp14:anchorId="6E0D5656" wp14:editId="10B60F9D">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23CB"/>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42E23"/>
    <w:rsid w:val="001609C2"/>
    <w:rsid w:val="00160EA3"/>
    <w:rsid w:val="0016285B"/>
    <w:rsid w:val="00163345"/>
    <w:rsid w:val="00166AC8"/>
    <w:rsid w:val="001675F2"/>
    <w:rsid w:val="00170B5C"/>
    <w:rsid w:val="00170E21"/>
    <w:rsid w:val="001741B6"/>
    <w:rsid w:val="001759D4"/>
    <w:rsid w:val="00180678"/>
    <w:rsid w:val="00184223"/>
    <w:rsid w:val="001949D8"/>
    <w:rsid w:val="001A14C0"/>
    <w:rsid w:val="001A47C6"/>
    <w:rsid w:val="001A4AA7"/>
    <w:rsid w:val="001B0A93"/>
    <w:rsid w:val="001B37C0"/>
    <w:rsid w:val="001C155F"/>
    <w:rsid w:val="001C44B8"/>
    <w:rsid w:val="001D17F5"/>
    <w:rsid w:val="001D734D"/>
    <w:rsid w:val="001E32E9"/>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B61FE"/>
    <w:rsid w:val="003B7E7D"/>
    <w:rsid w:val="003C3BB7"/>
    <w:rsid w:val="003C6892"/>
    <w:rsid w:val="003C7505"/>
    <w:rsid w:val="003D00E7"/>
    <w:rsid w:val="003E40FB"/>
    <w:rsid w:val="003E6799"/>
    <w:rsid w:val="0040398B"/>
    <w:rsid w:val="004064F9"/>
    <w:rsid w:val="00407933"/>
    <w:rsid w:val="00410A4A"/>
    <w:rsid w:val="004226F6"/>
    <w:rsid w:val="00422A72"/>
    <w:rsid w:val="004253A1"/>
    <w:rsid w:val="004278D2"/>
    <w:rsid w:val="004316BF"/>
    <w:rsid w:val="00434B23"/>
    <w:rsid w:val="004577DC"/>
    <w:rsid w:val="00467D21"/>
    <w:rsid w:val="00470552"/>
    <w:rsid w:val="0047320F"/>
    <w:rsid w:val="0047428D"/>
    <w:rsid w:val="0047716F"/>
    <w:rsid w:val="004865C7"/>
    <w:rsid w:val="00496465"/>
    <w:rsid w:val="004A78E6"/>
    <w:rsid w:val="004B5903"/>
    <w:rsid w:val="004B714B"/>
    <w:rsid w:val="004D1667"/>
    <w:rsid w:val="004D347F"/>
    <w:rsid w:val="004E299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E4636"/>
    <w:rsid w:val="007E5B06"/>
    <w:rsid w:val="007F4742"/>
    <w:rsid w:val="00802D70"/>
    <w:rsid w:val="0080374B"/>
    <w:rsid w:val="008108C9"/>
    <w:rsid w:val="00815C1B"/>
    <w:rsid w:val="0081603A"/>
    <w:rsid w:val="00817DF1"/>
    <w:rsid w:val="00824E93"/>
    <w:rsid w:val="00830B61"/>
    <w:rsid w:val="00832518"/>
    <w:rsid w:val="00837CF4"/>
    <w:rsid w:val="00840EE8"/>
    <w:rsid w:val="008443F2"/>
    <w:rsid w:val="00844E48"/>
    <w:rsid w:val="008608AB"/>
    <w:rsid w:val="00860F0D"/>
    <w:rsid w:val="0087057C"/>
    <w:rsid w:val="00870C31"/>
    <w:rsid w:val="008722E3"/>
    <w:rsid w:val="00876800"/>
    <w:rsid w:val="00881E58"/>
    <w:rsid w:val="00887085"/>
    <w:rsid w:val="0088726E"/>
    <w:rsid w:val="00894770"/>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F03A1"/>
    <w:rsid w:val="008F2373"/>
    <w:rsid w:val="00901288"/>
    <w:rsid w:val="00902072"/>
    <w:rsid w:val="009030F0"/>
    <w:rsid w:val="0090413A"/>
    <w:rsid w:val="0092083A"/>
    <w:rsid w:val="00920CB0"/>
    <w:rsid w:val="00926C9D"/>
    <w:rsid w:val="00934AE7"/>
    <w:rsid w:val="009352DF"/>
    <w:rsid w:val="00943633"/>
    <w:rsid w:val="0094467D"/>
    <w:rsid w:val="00945553"/>
    <w:rsid w:val="00952B81"/>
    <w:rsid w:val="00952B86"/>
    <w:rsid w:val="00954D75"/>
    <w:rsid w:val="00962B62"/>
    <w:rsid w:val="00971DA7"/>
    <w:rsid w:val="00974AED"/>
    <w:rsid w:val="009756F2"/>
    <w:rsid w:val="00976450"/>
    <w:rsid w:val="00976621"/>
    <w:rsid w:val="0098209A"/>
    <w:rsid w:val="009924E2"/>
    <w:rsid w:val="009931EA"/>
    <w:rsid w:val="009962A5"/>
    <w:rsid w:val="009A4387"/>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55F61"/>
    <w:rsid w:val="00A61140"/>
    <w:rsid w:val="00A611DF"/>
    <w:rsid w:val="00A67937"/>
    <w:rsid w:val="00A70048"/>
    <w:rsid w:val="00A70CC2"/>
    <w:rsid w:val="00A711FF"/>
    <w:rsid w:val="00A71926"/>
    <w:rsid w:val="00A77F9F"/>
    <w:rsid w:val="00A810ED"/>
    <w:rsid w:val="00A84A20"/>
    <w:rsid w:val="00A859AC"/>
    <w:rsid w:val="00A934BB"/>
    <w:rsid w:val="00A94178"/>
    <w:rsid w:val="00A97B37"/>
    <w:rsid w:val="00AA3F7F"/>
    <w:rsid w:val="00AB1519"/>
    <w:rsid w:val="00AB34CF"/>
    <w:rsid w:val="00AB51D5"/>
    <w:rsid w:val="00AB7AEB"/>
    <w:rsid w:val="00AC1E8A"/>
    <w:rsid w:val="00AC40CC"/>
    <w:rsid w:val="00AC44AF"/>
    <w:rsid w:val="00AD240B"/>
    <w:rsid w:val="00AD436F"/>
    <w:rsid w:val="00AE119D"/>
    <w:rsid w:val="00AE3022"/>
    <w:rsid w:val="00AF4AE0"/>
    <w:rsid w:val="00AF4E74"/>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6753"/>
    <w:rsid w:val="00B712B5"/>
    <w:rsid w:val="00B7560E"/>
    <w:rsid w:val="00B76302"/>
    <w:rsid w:val="00B77EF5"/>
    <w:rsid w:val="00B823F1"/>
    <w:rsid w:val="00B86231"/>
    <w:rsid w:val="00B90E55"/>
    <w:rsid w:val="00B95DC7"/>
    <w:rsid w:val="00BA4B33"/>
    <w:rsid w:val="00BB1425"/>
    <w:rsid w:val="00BB5EE1"/>
    <w:rsid w:val="00BC0E7B"/>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17DB7"/>
    <w:rsid w:val="00C22202"/>
    <w:rsid w:val="00C36671"/>
    <w:rsid w:val="00C46514"/>
    <w:rsid w:val="00C47199"/>
    <w:rsid w:val="00C47BE9"/>
    <w:rsid w:val="00C51E55"/>
    <w:rsid w:val="00C617F1"/>
    <w:rsid w:val="00C62131"/>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96DCE"/>
    <w:rsid w:val="00CB0412"/>
    <w:rsid w:val="00CB13A3"/>
    <w:rsid w:val="00CB3AF7"/>
    <w:rsid w:val="00CB7D6D"/>
    <w:rsid w:val="00CC00DA"/>
    <w:rsid w:val="00CC5B5D"/>
    <w:rsid w:val="00CC76F0"/>
    <w:rsid w:val="00CD42C7"/>
    <w:rsid w:val="00CD60B5"/>
    <w:rsid w:val="00CD7876"/>
    <w:rsid w:val="00CE0AB4"/>
    <w:rsid w:val="00CE0E50"/>
    <w:rsid w:val="00CE17B5"/>
    <w:rsid w:val="00CE3F96"/>
    <w:rsid w:val="00CE533D"/>
    <w:rsid w:val="00CF1890"/>
    <w:rsid w:val="00D072D8"/>
    <w:rsid w:val="00D10B6B"/>
    <w:rsid w:val="00D1407B"/>
    <w:rsid w:val="00D15D73"/>
    <w:rsid w:val="00D17B3E"/>
    <w:rsid w:val="00D22624"/>
    <w:rsid w:val="00D24C32"/>
    <w:rsid w:val="00D2580D"/>
    <w:rsid w:val="00D267F2"/>
    <w:rsid w:val="00D33F2D"/>
    <w:rsid w:val="00D377CC"/>
    <w:rsid w:val="00D37EF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11FE"/>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521"/>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5A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A71926"/>
    <w:rPr>
      <w:sz w:val="18"/>
      <w:szCs w:val="18"/>
    </w:rPr>
  </w:style>
  <w:style w:type="paragraph" w:styleId="CommentText">
    <w:name w:val="annotation text"/>
    <w:basedOn w:val="Normal"/>
    <w:link w:val="CommentTextChar"/>
    <w:uiPriority w:val="99"/>
    <w:semiHidden/>
    <w:unhideWhenUsed/>
    <w:rsid w:val="00A71926"/>
    <w:rPr>
      <w:sz w:val="24"/>
      <w:szCs w:val="24"/>
    </w:rPr>
  </w:style>
  <w:style w:type="character" w:customStyle="1" w:styleId="CommentTextChar">
    <w:name w:val="Comment Text Char"/>
    <w:basedOn w:val="DefaultParagraphFont"/>
    <w:link w:val="CommentText"/>
    <w:uiPriority w:val="99"/>
    <w:semiHidden/>
    <w:rsid w:val="00A71926"/>
    <w:rPr>
      <w:sz w:val="24"/>
      <w:szCs w:val="24"/>
    </w:rPr>
  </w:style>
  <w:style w:type="paragraph" w:styleId="CommentSubject">
    <w:name w:val="annotation subject"/>
    <w:basedOn w:val="CommentText"/>
    <w:next w:val="CommentText"/>
    <w:link w:val="CommentSubjectChar"/>
    <w:uiPriority w:val="99"/>
    <w:semiHidden/>
    <w:unhideWhenUsed/>
    <w:rsid w:val="00A71926"/>
    <w:rPr>
      <w:b/>
      <w:bCs/>
      <w:sz w:val="20"/>
      <w:szCs w:val="20"/>
    </w:rPr>
  </w:style>
  <w:style w:type="character" w:customStyle="1" w:styleId="CommentSubjectChar">
    <w:name w:val="Comment Subject Char"/>
    <w:basedOn w:val="CommentTextChar"/>
    <w:link w:val="CommentSubject"/>
    <w:uiPriority w:val="99"/>
    <w:semiHidden/>
    <w:rsid w:val="00A71926"/>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A71926"/>
    <w:rPr>
      <w:sz w:val="18"/>
      <w:szCs w:val="18"/>
    </w:rPr>
  </w:style>
  <w:style w:type="paragraph" w:styleId="CommentText">
    <w:name w:val="annotation text"/>
    <w:basedOn w:val="Normal"/>
    <w:link w:val="CommentTextChar"/>
    <w:uiPriority w:val="99"/>
    <w:semiHidden/>
    <w:unhideWhenUsed/>
    <w:rsid w:val="00A71926"/>
    <w:rPr>
      <w:sz w:val="24"/>
      <w:szCs w:val="24"/>
    </w:rPr>
  </w:style>
  <w:style w:type="character" w:customStyle="1" w:styleId="CommentTextChar">
    <w:name w:val="Comment Text Char"/>
    <w:basedOn w:val="DefaultParagraphFont"/>
    <w:link w:val="CommentText"/>
    <w:uiPriority w:val="99"/>
    <w:semiHidden/>
    <w:rsid w:val="00A71926"/>
    <w:rPr>
      <w:sz w:val="24"/>
      <w:szCs w:val="24"/>
    </w:rPr>
  </w:style>
  <w:style w:type="paragraph" w:styleId="CommentSubject">
    <w:name w:val="annotation subject"/>
    <w:basedOn w:val="CommentText"/>
    <w:next w:val="CommentText"/>
    <w:link w:val="CommentSubjectChar"/>
    <w:uiPriority w:val="99"/>
    <w:semiHidden/>
    <w:unhideWhenUsed/>
    <w:rsid w:val="00A71926"/>
    <w:rPr>
      <w:b/>
      <w:bCs/>
      <w:sz w:val="20"/>
      <w:szCs w:val="20"/>
    </w:rPr>
  </w:style>
  <w:style w:type="character" w:customStyle="1" w:styleId="CommentSubjectChar">
    <w:name w:val="Comment Subject Char"/>
    <w:basedOn w:val="CommentTextChar"/>
    <w:link w:val="CommentSubject"/>
    <w:uiPriority w:val="99"/>
    <w:semiHidden/>
    <w:rsid w:val="00A719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comments" Target="comments.xml"/><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chart" Target="charts/chart1.xml"/><Relationship Id="rId2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3.xml"/><Relationship Id="rId31" Type="http://schemas.openxmlformats.org/officeDocument/2006/relationships/chart" Target="charts/chart4.xml"/><Relationship Id="rId32" Type="http://schemas.openxmlformats.org/officeDocument/2006/relationships/chart" Target="charts/chart5.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6.xml"/><Relationship Id="rId34" Type="http://schemas.openxmlformats.org/officeDocument/2006/relationships/hyperlink" Target="https://flip_svn.elmermx.ch" TargetMode="External"/><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file:///D:\flip_svn.elmermx.ch\doc\03_Technischer_Bericht_Teil_2\06_Realisierung%20und%20Test\Realisierung%20und%20Test.docx"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layout/>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c:v>
                </c:pt>
                <c:pt idx="2">
                  <c:v>0.166667</c:v>
                </c:pt>
                <c:pt idx="3">
                  <c:v>0.166667</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c:v>
                </c:pt>
                <c:pt idx="2">
                  <c:v>0.0833333</c:v>
                </c:pt>
                <c:pt idx="3">
                  <c:v>0.166667</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0.0357143</c:v>
                </c:pt>
                <c:pt idx="2">
                  <c:v>0.04166667</c:v>
                </c:pt>
                <c:pt idx="3">
                  <c:v>0.166667</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c:v>
                </c:pt>
                <c:pt idx="2">
                  <c:v>0.166667</c:v>
                </c:pt>
                <c:pt idx="3">
                  <c:v>0.166667</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0.0357143</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c:v>
                </c:pt>
                <c:pt idx="2">
                  <c:v>0.166667</c:v>
                </c:pt>
                <c:pt idx="3">
                  <c:v>0.166667</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c:v>
                </c:pt>
              </c:numCache>
            </c:numRef>
          </c:val>
        </c:ser>
        <c:dLbls>
          <c:showLegendKey val="0"/>
          <c:showVal val="0"/>
          <c:showCatName val="0"/>
          <c:showSerName val="0"/>
          <c:showPercent val="0"/>
          <c:showBubbleSize val="0"/>
        </c:dLbls>
        <c:gapWidth val="150"/>
        <c:overlap val="100"/>
        <c:axId val="2135081848"/>
        <c:axId val="2135079064"/>
      </c:barChart>
      <c:catAx>
        <c:axId val="2135081848"/>
        <c:scaling>
          <c:orientation val="minMax"/>
        </c:scaling>
        <c:delete val="0"/>
        <c:axPos val="b"/>
        <c:majorTickMark val="out"/>
        <c:minorTickMark val="none"/>
        <c:tickLblPos val="nextTo"/>
        <c:crossAx val="2135079064"/>
        <c:crosses val="autoZero"/>
        <c:auto val="1"/>
        <c:lblAlgn val="ctr"/>
        <c:lblOffset val="100"/>
        <c:noMultiLvlLbl val="0"/>
      </c:catAx>
      <c:valAx>
        <c:axId val="2135079064"/>
        <c:scaling>
          <c:orientation val="minMax"/>
          <c:max val="1.0"/>
        </c:scaling>
        <c:delete val="0"/>
        <c:axPos val="l"/>
        <c:majorGridlines/>
        <c:numFmt formatCode="0%" sourceLinked="0"/>
        <c:majorTickMark val="out"/>
        <c:minorTickMark val="none"/>
        <c:tickLblPos val="nextTo"/>
        <c:crossAx val="21350818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layout/>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0.175</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0.0625</c:v>
                </c:pt>
                <c:pt idx="2">
                  <c:v>0.0625</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2135018136"/>
        <c:axId val="2135015000"/>
      </c:barChart>
      <c:catAx>
        <c:axId val="2135018136"/>
        <c:scaling>
          <c:orientation val="minMax"/>
        </c:scaling>
        <c:delete val="0"/>
        <c:axPos val="b"/>
        <c:majorTickMark val="out"/>
        <c:minorTickMark val="none"/>
        <c:tickLblPos val="nextTo"/>
        <c:crossAx val="2135015000"/>
        <c:crosses val="autoZero"/>
        <c:auto val="1"/>
        <c:lblAlgn val="ctr"/>
        <c:lblOffset val="100"/>
        <c:noMultiLvlLbl val="0"/>
      </c:catAx>
      <c:valAx>
        <c:axId val="2135015000"/>
        <c:scaling>
          <c:orientation val="minMax"/>
          <c:max val="1.0"/>
        </c:scaling>
        <c:delete val="0"/>
        <c:axPos val="l"/>
        <c:majorGridlines/>
        <c:numFmt formatCode="0%" sourceLinked="0"/>
        <c:majorTickMark val="out"/>
        <c:minorTickMark val="none"/>
        <c:tickLblPos val="nextTo"/>
        <c:crossAx val="21350181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layout/>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0.0833333</c:v>
                </c:pt>
                <c:pt idx="2">
                  <c:v>0.0166667</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c:v>
                </c:pt>
                <c:pt idx="2">
                  <c:v>0.33333</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c:v>
                </c:pt>
              </c:numCache>
            </c:numRef>
          </c:val>
        </c:ser>
        <c:dLbls>
          <c:showLegendKey val="0"/>
          <c:showVal val="0"/>
          <c:showCatName val="0"/>
          <c:showSerName val="0"/>
          <c:showPercent val="0"/>
          <c:showBubbleSize val="0"/>
        </c:dLbls>
        <c:gapWidth val="150"/>
        <c:overlap val="100"/>
        <c:axId val="2134983256"/>
        <c:axId val="2134980264"/>
      </c:barChart>
      <c:catAx>
        <c:axId val="2134983256"/>
        <c:scaling>
          <c:orientation val="minMax"/>
        </c:scaling>
        <c:delete val="0"/>
        <c:axPos val="b"/>
        <c:majorTickMark val="out"/>
        <c:minorTickMark val="none"/>
        <c:tickLblPos val="nextTo"/>
        <c:crossAx val="2134980264"/>
        <c:crosses val="autoZero"/>
        <c:auto val="1"/>
        <c:lblAlgn val="ctr"/>
        <c:lblOffset val="100"/>
        <c:noMultiLvlLbl val="0"/>
      </c:catAx>
      <c:valAx>
        <c:axId val="2134980264"/>
        <c:scaling>
          <c:orientation val="minMax"/>
          <c:max val="1.0"/>
        </c:scaling>
        <c:delete val="0"/>
        <c:axPos val="l"/>
        <c:majorGridlines/>
        <c:numFmt formatCode="0%" sourceLinked="0"/>
        <c:majorTickMark val="out"/>
        <c:minorTickMark val="none"/>
        <c:tickLblPos val="nextTo"/>
        <c:crossAx val="2134983256"/>
        <c:crosses val="autoZero"/>
        <c:crossBetween val="between"/>
      </c:valAx>
      <c:spPr>
        <a:noFill/>
        <a:ln w="25400">
          <a:noFill/>
        </a:ln>
      </c:spPr>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layout/>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c:v>
                </c:pt>
                <c:pt idx="1">
                  <c:v>0.25</c:v>
                </c:pt>
                <c:pt idx="2">
                  <c:v>0.25</c:v>
                </c:pt>
                <c:pt idx="3">
                  <c:v>0.33333</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c:v>
                </c:pt>
                <c:pt idx="1">
                  <c:v>0.083333</c:v>
                </c:pt>
                <c:pt idx="2">
                  <c:v>0.33333</c:v>
                </c:pt>
                <c:pt idx="3">
                  <c:v>0.33333</c:v>
                </c:pt>
              </c:numCache>
            </c:numRef>
          </c:val>
        </c:ser>
        <c:dLbls>
          <c:showLegendKey val="0"/>
          <c:showVal val="0"/>
          <c:showCatName val="0"/>
          <c:showSerName val="0"/>
          <c:showPercent val="0"/>
          <c:showBubbleSize val="0"/>
        </c:dLbls>
        <c:gapWidth val="150"/>
        <c:overlap val="100"/>
        <c:axId val="2134947736"/>
        <c:axId val="2134944744"/>
      </c:barChart>
      <c:catAx>
        <c:axId val="2134947736"/>
        <c:scaling>
          <c:orientation val="minMax"/>
        </c:scaling>
        <c:delete val="0"/>
        <c:axPos val="b"/>
        <c:majorTickMark val="out"/>
        <c:minorTickMark val="none"/>
        <c:tickLblPos val="nextTo"/>
        <c:crossAx val="2134944744"/>
        <c:crosses val="autoZero"/>
        <c:auto val="1"/>
        <c:lblAlgn val="ctr"/>
        <c:lblOffset val="100"/>
        <c:noMultiLvlLbl val="0"/>
      </c:catAx>
      <c:valAx>
        <c:axId val="2134944744"/>
        <c:scaling>
          <c:orientation val="minMax"/>
          <c:max val="1.0"/>
        </c:scaling>
        <c:delete val="0"/>
        <c:axPos val="l"/>
        <c:majorGridlines/>
        <c:numFmt formatCode="0%" sourceLinked="0"/>
        <c:majorTickMark val="out"/>
        <c:minorTickMark val="none"/>
        <c:tickLblPos val="nextTo"/>
        <c:crossAx val="21349477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layout/>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c:v>
                </c:pt>
                <c:pt idx="1">
                  <c:v>0.33333</c:v>
                </c:pt>
                <c:pt idx="2">
                  <c:v>0.25</c:v>
                </c:pt>
                <c:pt idx="3">
                  <c:v>0.33333</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c:v>
                </c:pt>
                <c:pt idx="1">
                  <c:v>0.33333</c:v>
                </c:pt>
                <c:pt idx="2">
                  <c:v>0.33333</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c:v>
                </c:pt>
                <c:pt idx="1">
                  <c:v>0.25</c:v>
                </c:pt>
                <c:pt idx="2">
                  <c:v>0.33333</c:v>
                </c:pt>
                <c:pt idx="3">
                  <c:v>0.25</c:v>
                </c:pt>
              </c:numCache>
            </c:numRef>
          </c:val>
        </c:ser>
        <c:dLbls>
          <c:showLegendKey val="0"/>
          <c:showVal val="0"/>
          <c:showCatName val="0"/>
          <c:showSerName val="0"/>
          <c:showPercent val="0"/>
          <c:showBubbleSize val="0"/>
        </c:dLbls>
        <c:gapWidth val="150"/>
        <c:overlap val="100"/>
        <c:axId val="2134911816"/>
        <c:axId val="2134908824"/>
      </c:barChart>
      <c:catAx>
        <c:axId val="2134911816"/>
        <c:scaling>
          <c:orientation val="minMax"/>
        </c:scaling>
        <c:delete val="0"/>
        <c:axPos val="b"/>
        <c:majorTickMark val="out"/>
        <c:minorTickMark val="none"/>
        <c:tickLblPos val="nextTo"/>
        <c:crossAx val="2134908824"/>
        <c:crosses val="autoZero"/>
        <c:auto val="1"/>
        <c:lblAlgn val="ctr"/>
        <c:lblOffset val="100"/>
        <c:noMultiLvlLbl val="0"/>
      </c:catAx>
      <c:valAx>
        <c:axId val="2134908824"/>
        <c:scaling>
          <c:orientation val="minMax"/>
          <c:max val="1.0"/>
        </c:scaling>
        <c:delete val="0"/>
        <c:axPos val="l"/>
        <c:majorGridlines/>
        <c:numFmt formatCode="0%" sourceLinked="0"/>
        <c:majorTickMark val="out"/>
        <c:minorTickMark val="none"/>
        <c:tickLblPos val="nextTo"/>
        <c:crossAx val="21349118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layout/>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c:v>
                </c:pt>
                <c:pt idx="3">
                  <c:v>0.25</c:v>
                </c:pt>
              </c:numCache>
            </c:numRef>
          </c:val>
        </c:ser>
        <c:dLbls>
          <c:showLegendKey val="0"/>
          <c:showVal val="0"/>
          <c:showCatName val="0"/>
          <c:showSerName val="0"/>
          <c:showPercent val="0"/>
          <c:showBubbleSize val="0"/>
        </c:dLbls>
        <c:gapWidth val="150"/>
        <c:overlap val="100"/>
        <c:axId val="2137455736"/>
        <c:axId val="2137458856"/>
      </c:barChart>
      <c:catAx>
        <c:axId val="2137455736"/>
        <c:scaling>
          <c:orientation val="minMax"/>
        </c:scaling>
        <c:delete val="0"/>
        <c:axPos val="b"/>
        <c:majorTickMark val="out"/>
        <c:minorTickMark val="none"/>
        <c:tickLblPos val="nextTo"/>
        <c:crossAx val="2137458856"/>
        <c:crosses val="autoZero"/>
        <c:auto val="1"/>
        <c:lblAlgn val="ctr"/>
        <c:lblOffset val="100"/>
        <c:noMultiLvlLbl val="0"/>
      </c:catAx>
      <c:valAx>
        <c:axId val="2137458856"/>
        <c:scaling>
          <c:orientation val="minMax"/>
          <c:max val="1.0"/>
        </c:scaling>
        <c:delete val="0"/>
        <c:axPos val="l"/>
        <c:majorGridlines/>
        <c:numFmt formatCode="0%" sourceLinked="0"/>
        <c:majorTickMark val="out"/>
        <c:minorTickMark val="none"/>
        <c:tickLblPos val="nextTo"/>
        <c:crossAx val="2137455736"/>
        <c:crosses val="autoZero"/>
        <c:crossBetween val="between"/>
      </c:valAx>
    </c:plotArea>
    <c:legend>
      <c:legendPos val="r"/>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29883617-DCF4-4CCC-AA93-57E6D5E3DBA7}" type="presOf" srcId="{AC2E6B50-5446-427D-A374-B5D0B9777DB9}" destId="{9BBB0D5E-EE1A-440C-9112-567F0DF89638}" srcOrd="0" destOrd="0" presId="urn:microsoft.com/office/officeart/2005/8/layout/radial1"/>
    <dgm:cxn modelId="{365810A1-8230-40E1-91C7-A6A1E14C852C}" type="presOf" srcId="{3CF68BBD-CA3D-4584-893A-09624D4EA933}" destId="{FF9714EE-32C8-4758-B607-C8BE8CA03FD2}" srcOrd="1" destOrd="0" presId="urn:microsoft.com/office/officeart/2005/8/layout/radial1"/>
    <dgm:cxn modelId="{A30B05A0-E82D-49CE-9336-A9DBE09F7998}" type="presOf" srcId="{3C274CA4-0B5F-4EDB-A90C-1723D3716243}" destId="{DD0BB130-580A-485E-B69B-79AED6CF078A}" srcOrd="0" destOrd="0" presId="urn:microsoft.com/office/officeart/2005/8/layout/radial1"/>
    <dgm:cxn modelId="{C2C9C29F-BB47-42DA-84CF-5F1E815D74C1}" type="presOf" srcId="{CF1FD670-4494-47E5-AD34-AC2AFEB2038F}" destId="{143137AE-D05B-4175-8A9E-5B6A52BDE5BB}" srcOrd="1"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4934611A-B2C9-48F9-80E8-6D41E14F1B2D}" type="presOf" srcId="{CF1FD670-4494-47E5-AD34-AC2AFEB2038F}" destId="{572931F3-729D-44CB-9B9B-ED95DA635A33}" srcOrd="0" destOrd="0" presId="urn:microsoft.com/office/officeart/2005/8/layout/radial1"/>
    <dgm:cxn modelId="{65EEE51D-5FBA-4BF4-AAF3-6CFB5989E2F2}" type="presOf" srcId="{AF984D73-4D39-40C7-8143-6911FAC0236B}" destId="{FAE49765-1ED3-41C6-A270-6667F1BA84D0}"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BFC5E0D9-7F7C-4232-A8EF-2EDCA93F9331}" type="presOf" srcId="{7E3B3794-5A6D-4BF8-92C0-EE0F410078CF}" destId="{720499F4-74F8-4D43-944A-3BC7672158CB}" srcOrd="1" destOrd="0" presId="urn:microsoft.com/office/officeart/2005/8/layout/radial1"/>
    <dgm:cxn modelId="{F29C4430-39FF-4F4B-AC8D-F15D00AADF49}" type="presOf" srcId="{AF984D73-4D39-40C7-8143-6911FAC0236B}" destId="{5DA735EF-48DB-4755-9106-9E5FDBA17AA8}" srcOrd="1" destOrd="0" presId="urn:microsoft.com/office/officeart/2005/8/layout/radial1"/>
    <dgm:cxn modelId="{C84E003D-7E80-4239-B087-D1CD83D6233A}" srcId="{E9AB4042-5B14-4466-B764-99D193D8637C}" destId="{AC2E6B50-5446-427D-A374-B5D0B9777DB9}" srcOrd="2" destOrd="0" parTransId="{7E3B3794-5A6D-4BF8-92C0-EE0F410078CF}" sibTransId="{A5637B9C-DBA0-4060-B673-CFA9C524CB20}"/>
    <dgm:cxn modelId="{057D3308-A166-420F-9EA6-638C8CAC218F}" type="presOf" srcId="{E9AB4042-5B14-4466-B764-99D193D8637C}" destId="{6846C535-EEBE-4A04-BCEA-F9D68B9831CD}" srcOrd="0" destOrd="0" presId="urn:microsoft.com/office/officeart/2005/8/layout/radial1"/>
    <dgm:cxn modelId="{83B2F16E-71A7-4223-A492-7F61D62F5019}" type="presOf" srcId="{639112F8-336A-456C-998A-D38E534FE472}" destId="{68097001-E8AA-40BE-9FB0-BD03425DF1DC}" srcOrd="0" destOrd="0" presId="urn:microsoft.com/office/officeart/2005/8/layout/radial1"/>
    <dgm:cxn modelId="{3B00C9D1-25EF-4047-9FB5-8F7C7424405C}" type="presOf" srcId="{101F4317-3430-4426-94F5-802085099F17}" destId="{7451AC9A-2038-4CA1-82DA-6F7B2FBF7E73}"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FED4D2D4-11AB-44ED-B89D-9B99077E387A}" type="presOf" srcId="{7AEC719E-5B1B-49FF-8663-E21CDB44D8EB}" destId="{4BDBFFBC-CC47-4B10-88D4-D1D3B8D01305}" srcOrd="0" destOrd="0" presId="urn:microsoft.com/office/officeart/2005/8/layout/radial1"/>
    <dgm:cxn modelId="{DF587971-1FF4-4978-9EB9-89197F3DB229}" type="presOf" srcId="{A9DDB178-81E9-4B85-A304-BBE8C6416A45}" destId="{89D5F5D4-7153-4108-AFBD-7DCCC3F4B094}" srcOrd="0" destOrd="0" presId="urn:microsoft.com/office/officeart/2005/8/layout/radial1"/>
    <dgm:cxn modelId="{5A833B02-2734-4C0D-852C-E890C937612C}" type="presOf" srcId="{3CF68BBD-CA3D-4584-893A-09624D4EA933}" destId="{C18B3486-2024-4580-B6BF-9A5C474253EF}" srcOrd="0" destOrd="0" presId="urn:microsoft.com/office/officeart/2005/8/layout/radial1"/>
    <dgm:cxn modelId="{90FC4869-FAB0-4E69-917B-6D5749013D6D}" type="presOf" srcId="{3C274CA4-0B5F-4EDB-A90C-1723D3716243}" destId="{C224DE0D-8961-4274-ABD0-478C851137C7}" srcOrd="1" destOrd="0" presId="urn:microsoft.com/office/officeart/2005/8/layout/radial1"/>
    <dgm:cxn modelId="{12E12D63-EBD2-42AE-8AE0-956966A6FD0A}" type="presOf" srcId="{E231B255-403C-433F-94FB-F79E4F73A84B}" destId="{005A70BC-43E5-464F-923F-0C035181F2D0}"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5E6CD83F-CA7A-4A9B-9106-81A3DD7DA6D3}" type="presOf" srcId="{7E3B3794-5A6D-4BF8-92C0-EE0F410078CF}" destId="{CAA65A0C-69A6-4C84-8669-EBCAF296CB08}" srcOrd="0" destOrd="0" presId="urn:microsoft.com/office/officeart/2005/8/layout/radial1"/>
    <dgm:cxn modelId="{848CF4EE-DDB4-4873-B88D-C5D42685F0F8}" type="presParOf" srcId="{4BDBFFBC-CC47-4B10-88D4-D1D3B8D01305}" destId="{6846C535-EEBE-4A04-BCEA-F9D68B9831CD}" srcOrd="0" destOrd="0" presId="urn:microsoft.com/office/officeart/2005/8/layout/radial1"/>
    <dgm:cxn modelId="{1A9F0CA4-0C4B-48E0-A00F-5CC10593522C}" type="presParOf" srcId="{4BDBFFBC-CC47-4B10-88D4-D1D3B8D01305}" destId="{572931F3-729D-44CB-9B9B-ED95DA635A33}" srcOrd="1" destOrd="0" presId="urn:microsoft.com/office/officeart/2005/8/layout/radial1"/>
    <dgm:cxn modelId="{F26E2F34-8BE1-4DFF-B4BA-54134E081B94}" type="presParOf" srcId="{572931F3-729D-44CB-9B9B-ED95DA635A33}" destId="{143137AE-D05B-4175-8A9E-5B6A52BDE5BB}" srcOrd="0" destOrd="0" presId="urn:microsoft.com/office/officeart/2005/8/layout/radial1"/>
    <dgm:cxn modelId="{2A1E0B90-E66B-40EF-B48C-682826CC85BB}" type="presParOf" srcId="{4BDBFFBC-CC47-4B10-88D4-D1D3B8D01305}" destId="{89D5F5D4-7153-4108-AFBD-7DCCC3F4B094}" srcOrd="2" destOrd="0" presId="urn:microsoft.com/office/officeart/2005/8/layout/radial1"/>
    <dgm:cxn modelId="{8E4D4CD2-A582-4DA6-B78B-0BD03610B4EF}" type="presParOf" srcId="{4BDBFFBC-CC47-4B10-88D4-D1D3B8D01305}" destId="{C18B3486-2024-4580-B6BF-9A5C474253EF}" srcOrd="3" destOrd="0" presId="urn:microsoft.com/office/officeart/2005/8/layout/radial1"/>
    <dgm:cxn modelId="{6E6AD115-C9D6-497B-8C0E-7677C91C4069}" type="presParOf" srcId="{C18B3486-2024-4580-B6BF-9A5C474253EF}" destId="{FF9714EE-32C8-4758-B607-C8BE8CA03FD2}" srcOrd="0" destOrd="0" presId="urn:microsoft.com/office/officeart/2005/8/layout/radial1"/>
    <dgm:cxn modelId="{88F44D70-1D2A-4F60-8C9F-57E3738314C7}" type="presParOf" srcId="{4BDBFFBC-CC47-4B10-88D4-D1D3B8D01305}" destId="{7451AC9A-2038-4CA1-82DA-6F7B2FBF7E73}" srcOrd="4" destOrd="0" presId="urn:microsoft.com/office/officeart/2005/8/layout/radial1"/>
    <dgm:cxn modelId="{B8E0E519-223D-434A-9AE4-7447A6F9DBB4}" type="presParOf" srcId="{4BDBFFBC-CC47-4B10-88D4-D1D3B8D01305}" destId="{CAA65A0C-69A6-4C84-8669-EBCAF296CB08}" srcOrd="5" destOrd="0" presId="urn:microsoft.com/office/officeart/2005/8/layout/radial1"/>
    <dgm:cxn modelId="{D27D8473-D666-4515-A1CC-883F715A49C7}" type="presParOf" srcId="{CAA65A0C-69A6-4C84-8669-EBCAF296CB08}" destId="{720499F4-74F8-4D43-944A-3BC7672158CB}" srcOrd="0" destOrd="0" presId="urn:microsoft.com/office/officeart/2005/8/layout/radial1"/>
    <dgm:cxn modelId="{2A233EC7-B69B-43CC-86A7-3AED5CFCA7D3}" type="presParOf" srcId="{4BDBFFBC-CC47-4B10-88D4-D1D3B8D01305}" destId="{9BBB0D5E-EE1A-440C-9112-567F0DF89638}" srcOrd="6" destOrd="0" presId="urn:microsoft.com/office/officeart/2005/8/layout/radial1"/>
    <dgm:cxn modelId="{6CAA9080-BB7A-4730-AE57-6BB8000B4FDF}" type="presParOf" srcId="{4BDBFFBC-CC47-4B10-88D4-D1D3B8D01305}" destId="{DD0BB130-580A-485E-B69B-79AED6CF078A}" srcOrd="7" destOrd="0" presId="urn:microsoft.com/office/officeart/2005/8/layout/radial1"/>
    <dgm:cxn modelId="{24E506D3-EBFA-479A-AC79-F1575263C93A}" type="presParOf" srcId="{DD0BB130-580A-485E-B69B-79AED6CF078A}" destId="{C224DE0D-8961-4274-ABD0-478C851137C7}" srcOrd="0" destOrd="0" presId="urn:microsoft.com/office/officeart/2005/8/layout/radial1"/>
    <dgm:cxn modelId="{4687419C-035C-45B2-8D7E-18EA70A42CC5}" type="presParOf" srcId="{4BDBFFBC-CC47-4B10-88D4-D1D3B8D01305}" destId="{68097001-E8AA-40BE-9FB0-BD03425DF1DC}" srcOrd="8" destOrd="0" presId="urn:microsoft.com/office/officeart/2005/8/layout/radial1"/>
    <dgm:cxn modelId="{39AD9414-551A-4ACE-B895-5E7BAC268954}" type="presParOf" srcId="{4BDBFFBC-CC47-4B10-88D4-D1D3B8D01305}" destId="{FAE49765-1ED3-41C6-A270-6667F1BA84D0}" srcOrd="9" destOrd="0" presId="urn:microsoft.com/office/officeart/2005/8/layout/radial1"/>
    <dgm:cxn modelId="{6F02B5EC-4FC5-444E-9200-F413ECD4A2CD}" type="presParOf" srcId="{FAE49765-1ED3-41C6-A270-6667F1BA84D0}" destId="{5DA735EF-48DB-4755-9106-9E5FDBA17AA8}" srcOrd="0" destOrd="0" presId="urn:microsoft.com/office/officeart/2005/8/layout/radial1"/>
    <dgm:cxn modelId="{9D75D1DD-6225-444A-9FDA-166BD2A7BDFB}"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CDC7A-7DEF-7B41-B59A-9FC6DEC70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\Flip Project 2.0\doc\templates\template.dotx</Template>
  <TotalTime>20</TotalTime>
  <Pages>36</Pages>
  <Words>8051</Words>
  <Characters>45893</Characters>
  <Application>Microsoft Macintosh Word</Application>
  <DocSecurity>0</DocSecurity>
  <Lines>382</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53837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Markus Stolze</cp:lastModifiedBy>
  <cp:revision>455</cp:revision>
  <cp:lastPrinted>2011-12-05T11:04:00Z</cp:lastPrinted>
  <dcterms:created xsi:type="dcterms:W3CDTF">2011-10-28T06:19:00Z</dcterms:created>
  <dcterms:modified xsi:type="dcterms:W3CDTF">2011-12-20T22:03:00Z</dcterms:modified>
</cp:coreProperties>
</file>